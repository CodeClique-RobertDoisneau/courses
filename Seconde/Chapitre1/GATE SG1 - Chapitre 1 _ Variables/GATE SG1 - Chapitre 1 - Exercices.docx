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ke148xxp0uvk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Chapitre 1 - Exercices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>
          <w:rFonts w:ascii="Lexend" w:cs="Lexend" w:eastAsia="Lexend" w:hAnsi="Lexend"/>
        </w:rPr>
      </w:pPr>
      <w:bookmarkStart w:colFirst="0" w:colLast="0" w:name="_zehl4j6ijxr0" w:id="1"/>
      <w:bookmarkEnd w:id="1"/>
      <w:r w:rsidDel="00000000" w:rsidR="00000000" w:rsidRPr="00000000">
        <w:rPr>
          <w:rFonts w:ascii="Lexend" w:cs="Lexend" w:eastAsia="Lexend" w:hAnsi="Lexend"/>
          <w:color w:val="980000"/>
          <w:rtl w:val="0"/>
        </w:rPr>
        <w:t xml:space="preserve">Exercices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>
          <w:rFonts w:ascii="Lexend" w:cs="Lexend" w:eastAsia="Lexend" w:hAnsi="Lexend"/>
        </w:rPr>
      </w:pPr>
      <w:bookmarkStart w:colFirst="0" w:colLast="0" w:name="_lgue8lo7n9iv" w:id="2"/>
      <w:bookmarkEnd w:id="2"/>
      <w:r w:rsidDel="00000000" w:rsidR="00000000" w:rsidRPr="00000000">
        <w:rPr>
          <w:rFonts w:ascii="Lexend" w:cs="Lexend" w:eastAsia="Lexend" w:hAnsi="Lexend"/>
          <w:rtl w:val="0"/>
        </w:rPr>
        <w:t xml:space="preserve">Guide des exercices : </w:t>
      </w:r>
    </w:p>
    <w:p w:rsidR="00000000" w:rsidDel="00000000" w:rsidP="00000000" w:rsidRDefault="00000000" w:rsidRPr="00000000" w14:paraId="00000004">
      <w:pPr>
        <w:numPr>
          <w:ilvl w:val="0"/>
          <w:numId w:val="16"/>
        </w:numPr>
        <w:ind w:left="720" w:hanging="360"/>
        <w:rPr>
          <w:rFonts w:ascii="Lexend" w:cs="Lexend" w:eastAsia="Lexend" w:hAnsi="Lexend"/>
          <w:sz w:val="26"/>
          <w:szCs w:val="26"/>
        </w:rPr>
      </w:pPr>
      <w:hyperlink w:anchor="_r17zwjvbx4w5">
        <w:r w:rsidDel="00000000" w:rsidR="00000000" w:rsidRPr="00000000">
          <w:rPr>
            <w:rFonts w:ascii="Lexend" w:cs="Lexend" w:eastAsia="Lexend" w:hAnsi="Lexend"/>
            <w:sz w:val="26"/>
            <w:szCs w:val="26"/>
            <w:u w:val="single"/>
            <w:rtl w:val="0"/>
          </w:rPr>
          <w:t xml:space="preserve">VARIABLES</w:t>
        </w:r>
      </w:hyperlink>
      <w:r w:rsidDel="00000000" w:rsidR="00000000" w:rsidRPr="00000000">
        <w:rPr>
          <w:rFonts w:ascii="Lexend" w:cs="Lexend" w:eastAsia="Lexend" w:hAnsi="Lexend"/>
          <w:sz w:val="26"/>
          <w:szCs w:val="26"/>
          <w:rtl w:val="0"/>
        </w:rPr>
        <w:t xml:space="preserve"> : </w:t>
      </w:r>
    </w:p>
    <w:p w:rsidR="00000000" w:rsidDel="00000000" w:rsidP="00000000" w:rsidRDefault="00000000" w:rsidRPr="00000000" w14:paraId="00000005">
      <w:pPr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⭐⭐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ESG111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- </w:t>
      </w:r>
      <w:hyperlink w:anchor="_m77d7egndqu2">
        <w:r w:rsidDel="00000000" w:rsidR="00000000" w:rsidRPr="00000000">
          <w:rPr>
            <w:rFonts w:ascii="Lexend" w:cs="Lexend" w:eastAsia="Lexend" w:hAnsi="Lexend"/>
            <w:color w:val="1155cc"/>
            <w:sz w:val="24"/>
            <w:szCs w:val="24"/>
            <w:u w:val="single"/>
            <w:rtl w:val="0"/>
          </w:rPr>
          <w:t xml:space="preserve">Exercice 1</w:t>
        </w:r>
      </w:hyperlink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: 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Les bases des variables : devenir un aventurier !</w:t>
      </w:r>
    </w:p>
    <w:p w:rsidR="00000000" w:rsidDel="00000000" w:rsidP="00000000" w:rsidRDefault="00000000" w:rsidRPr="00000000" w14:paraId="0000000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Lexend" w:cs="Lexend" w:eastAsia="Lexend" w:hAnsi="Lexend"/>
          <w:i w:val="1"/>
          <w:iCs w:val="1"/>
          <w:sz w:val="20"/>
          <w:szCs w:val="20"/>
          <w:u w:val="single"/>
          <w:rtl w:val="0"/>
        </w:rPr>
        <w:t xml:space="preserve">Notions</w:t>
      </w:r>
      <w:r w:rsidDel="00000000" w:rsidR="00000000" w:rsidRPr="00000000">
        <w:rPr>
          <w:rFonts w:ascii="Lexend" w:cs="Lexend" w:eastAsia="Lexend" w:hAnsi="Lexend"/>
          <w:i w:val="1"/>
          <w:iCs w:val="1"/>
          <w:sz w:val="20"/>
          <w:szCs w:val="20"/>
          <w:rtl w:val="0"/>
        </w:rPr>
        <w:t xml:space="preserve"> : initialisation de variables, affichage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6"/>
        </w:numPr>
        <w:ind w:left="720" w:hanging="360"/>
        <w:rPr>
          <w:rFonts w:ascii="Lexend" w:cs="Lexend" w:eastAsia="Lexend" w:hAnsi="Lexend"/>
          <w:sz w:val="26"/>
          <w:szCs w:val="26"/>
        </w:rPr>
      </w:pPr>
      <w:hyperlink w:anchor="_bwfjve1nbf90">
        <w:r w:rsidDel="00000000" w:rsidR="00000000" w:rsidRPr="00000000">
          <w:rPr>
            <w:rFonts w:ascii="Lexend" w:cs="Lexend" w:eastAsia="Lexend" w:hAnsi="Lexend"/>
            <w:sz w:val="26"/>
            <w:szCs w:val="26"/>
            <w:u w:val="single"/>
            <w:rtl w:val="0"/>
          </w:rPr>
          <w:t xml:space="preserve">TYPES</w:t>
        </w:r>
      </w:hyperlink>
      <w:hyperlink w:anchor="_bwfjve1nbf90">
        <w:r w:rsidDel="00000000" w:rsidR="00000000" w:rsidRPr="00000000">
          <w:rPr>
            <w:rFonts w:ascii="Lexend" w:cs="Lexend" w:eastAsia="Lexend" w:hAnsi="Lexend"/>
            <w:color w:val="1155cc"/>
            <w:sz w:val="26"/>
            <w:szCs w:val="26"/>
            <w:rtl w:val="0"/>
          </w:rPr>
          <w:t xml:space="preserve"> </w:t>
        </w:r>
      </w:hyperlink>
      <w:r w:rsidDel="00000000" w:rsidR="00000000" w:rsidRPr="00000000">
        <w:rPr>
          <w:rFonts w:ascii="Lexend" w:cs="Lexend" w:eastAsia="Lexend" w:hAnsi="Lexend"/>
          <w:sz w:val="26"/>
          <w:szCs w:val="26"/>
          <w:rtl w:val="0"/>
        </w:rPr>
        <w:t xml:space="preserve">: </w:t>
      </w:r>
    </w:p>
    <w:p w:rsidR="00000000" w:rsidDel="00000000" w:rsidP="00000000" w:rsidRDefault="00000000" w:rsidRPr="00000000" w14:paraId="00000009">
      <w:pPr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⭐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ESG121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- </w:t>
      </w:r>
      <w:hyperlink w:anchor="_tbjddd5j767r">
        <w:r w:rsidDel="00000000" w:rsidR="00000000" w:rsidRPr="00000000">
          <w:rPr>
            <w:rFonts w:ascii="Lexend" w:cs="Lexend" w:eastAsia="Lexend" w:hAnsi="Lexend"/>
            <w:color w:val="1155cc"/>
            <w:sz w:val="24"/>
            <w:szCs w:val="24"/>
            <w:u w:val="single"/>
            <w:rtl w:val="0"/>
          </w:rPr>
          <w:t xml:space="preserve">Exercice 1</w:t>
        </w:r>
      </w:hyperlink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: 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Mais … qui es-tu ?</w:t>
      </w:r>
    </w:p>
    <w:p w:rsidR="00000000" w:rsidDel="00000000" w:rsidP="00000000" w:rsidRDefault="00000000" w:rsidRPr="00000000" w14:paraId="0000000A">
      <w:pPr>
        <w:rPr>
          <w:rFonts w:ascii="Lexend" w:cs="Lexend" w:eastAsia="Lexend" w:hAnsi="Lexend"/>
          <w:i w:val="1"/>
          <w:iCs w:val="1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Lexend" w:cs="Lexend" w:eastAsia="Lexend" w:hAnsi="Lexend"/>
          <w:i w:val="1"/>
          <w:iCs w:val="1"/>
          <w:sz w:val="20"/>
          <w:szCs w:val="20"/>
          <w:u w:val="single"/>
          <w:rtl w:val="0"/>
        </w:rPr>
        <w:t xml:space="preserve">Notions</w:t>
      </w:r>
      <w:r w:rsidDel="00000000" w:rsidR="00000000" w:rsidRPr="00000000">
        <w:rPr>
          <w:rFonts w:ascii="Lexend" w:cs="Lexend" w:eastAsia="Lexend" w:hAnsi="Lexend"/>
          <w:i w:val="1"/>
          <w:iCs w:val="1"/>
          <w:sz w:val="20"/>
          <w:szCs w:val="20"/>
          <w:rtl w:val="0"/>
        </w:rPr>
        <w:t xml:space="preserve"> : initialisation de variables, affichage, chaîne de caractères</w:t>
      </w:r>
    </w:p>
    <w:p w:rsidR="00000000" w:rsidDel="00000000" w:rsidP="00000000" w:rsidRDefault="00000000" w:rsidRPr="00000000" w14:paraId="0000000B">
      <w:pPr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⭐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ESG122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- </w:t>
      </w:r>
      <w:hyperlink w:anchor="_nrtv2ratumk8">
        <w:r w:rsidDel="00000000" w:rsidR="00000000" w:rsidRPr="00000000">
          <w:rPr>
            <w:rFonts w:ascii="Lexend" w:cs="Lexend" w:eastAsia="Lexend" w:hAnsi="Lexend"/>
            <w:color w:val="1155cc"/>
            <w:sz w:val="24"/>
            <w:szCs w:val="24"/>
            <w:u w:val="single"/>
            <w:rtl w:val="0"/>
          </w:rPr>
          <w:t xml:space="preserve">Exercice 2</w:t>
        </w:r>
      </w:hyperlink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: 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L’identification secrète</w:t>
      </w:r>
    </w:p>
    <w:p w:rsidR="00000000" w:rsidDel="00000000" w:rsidP="00000000" w:rsidRDefault="00000000" w:rsidRPr="00000000" w14:paraId="0000000C">
      <w:pPr>
        <w:rPr>
          <w:rFonts w:ascii="Lexend" w:cs="Lexend" w:eastAsia="Lexend" w:hAnsi="Lexend"/>
          <w:i w:val="1"/>
          <w:iCs w:val="1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Lexend" w:cs="Lexend" w:eastAsia="Lexend" w:hAnsi="Lexend"/>
          <w:i w:val="1"/>
          <w:iCs w:val="1"/>
          <w:sz w:val="20"/>
          <w:szCs w:val="20"/>
          <w:u w:val="single"/>
          <w:rtl w:val="0"/>
        </w:rPr>
        <w:t xml:space="preserve">Notions</w:t>
      </w:r>
      <w:r w:rsidDel="00000000" w:rsidR="00000000" w:rsidRPr="00000000">
        <w:rPr>
          <w:rFonts w:ascii="Lexend" w:cs="Lexend" w:eastAsia="Lexend" w:hAnsi="Lexend"/>
          <w:i w:val="1"/>
          <w:iCs w:val="1"/>
          <w:sz w:val="20"/>
          <w:szCs w:val="20"/>
          <w:rtl w:val="0"/>
        </w:rPr>
        <w:t xml:space="preserve"> : initialisation de variables, affichage, chaîne de caractères</w:t>
      </w:r>
    </w:p>
    <w:p w:rsidR="00000000" w:rsidDel="00000000" w:rsidP="00000000" w:rsidRDefault="00000000" w:rsidRPr="00000000" w14:paraId="0000000D">
      <w:pPr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⭐⭐ 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ESG123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- </w:t>
      </w:r>
      <w:hyperlink w:anchor="_fimky09h7eli">
        <w:r w:rsidDel="00000000" w:rsidR="00000000" w:rsidRPr="00000000">
          <w:rPr>
            <w:rFonts w:ascii="Lexend" w:cs="Lexend" w:eastAsia="Lexend" w:hAnsi="Lexend"/>
            <w:color w:val="1155cc"/>
            <w:sz w:val="24"/>
            <w:szCs w:val="24"/>
            <w:u w:val="single"/>
            <w:rtl w:val="0"/>
          </w:rPr>
          <w:t xml:space="preserve">Exercice 3</w:t>
        </w:r>
      </w:hyperlink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: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Quel type ?</w:t>
      </w:r>
    </w:p>
    <w:p w:rsidR="00000000" w:rsidDel="00000000" w:rsidP="00000000" w:rsidRDefault="00000000" w:rsidRPr="00000000" w14:paraId="0000000E">
      <w:pPr>
        <w:rPr>
          <w:rFonts w:ascii="Lexend" w:cs="Lexend" w:eastAsia="Lexend" w:hAnsi="Lexend"/>
          <w:i w:val="1"/>
          <w:iCs w:val="1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Lexend" w:cs="Lexend" w:eastAsia="Lexend" w:hAnsi="Lexend"/>
          <w:i w:val="1"/>
          <w:iCs w:val="1"/>
          <w:sz w:val="20"/>
          <w:szCs w:val="20"/>
          <w:u w:val="single"/>
          <w:rtl w:val="0"/>
        </w:rPr>
        <w:t xml:space="preserve">Notions</w:t>
      </w:r>
      <w:r w:rsidDel="00000000" w:rsidR="00000000" w:rsidRPr="00000000">
        <w:rPr>
          <w:rFonts w:ascii="Lexend" w:cs="Lexend" w:eastAsia="Lexend" w:hAnsi="Lexend"/>
          <w:i w:val="1"/>
          <w:iCs w:val="1"/>
          <w:sz w:val="20"/>
          <w:szCs w:val="20"/>
          <w:rtl w:val="0"/>
        </w:rPr>
        <w:t xml:space="preserve"> : type de variables</w:t>
      </w:r>
    </w:p>
    <w:p w:rsidR="00000000" w:rsidDel="00000000" w:rsidP="00000000" w:rsidRDefault="00000000" w:rsidRPr="00000000" w14:paraId="0000000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6"/>
        </w:numPr>
        <w:ind w:left="720" w:hanging="360"/>
        <w:rPr>
          <w:rFonts w:ascii="Lexend" w:cs="Lexend" w:eastAsia="Lexend" w:hAnsi="Lexend"/>
          <w:sz w:val="26"/>
          <w:szCs w:val="26"/>
        </w:rPr>
      </w:pPr>
      <w:hyperlink w:anchor="_z09c8oee07f1">
        <w:r w:rsidDel="00000000" w:rsidR="00000000" w:rsidRPr="00000000">
          <w:rPr>
            <w:rFonts w:ascii="Lexend" w:cs="Lexend" w:eastAsia="Lexend" w:hAnsi="Lexend"/>
            <w:sz w:val="26"/>
            <w:szCs w:val="26"/>
            <w:u w:val="single"/>
            <w:rtl w:val="0"/>
          </w:rPr>
          <w:t xml:space="preserve">OPERATIONS</w:t>
        </w:r>
      </w:hyperlink>
      <w:r w:rsidDel="00000000" w:rsidR="00000000" w:rsidRPr="00000000">
        <w:rPr>
          <w:rFonts w:ascii="Lexend" w:cs="Lexend" w:eastAsia="Lexend" w:hAnsi="Lexend"/>
          <w:sz w:val="26"/>
          <w:szCs w:val="26"/>
          <w:rtl w:val="0"/>
        </w:rPr>
        <w:t xml:space="preserve"> : </w:t>
      </w:r>
    </w:p>
    <w:p w:rsidR="00000000" w:rsidDel="00000000" w:rsidP="00000000" w:rsidRDefault="00000000" w:rsidRPr="00000000" w14:paraId="00000011">
      <w:pPr>
        <w:ind w:left="720" w:firstLine="0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⭐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ESG131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- </w:t>
      </w:r>
      <w:hyperlink w:anchor="_d36mqmnxd7a6">
        <w:r w:rsidDel="00000000" w:rsidR="00000000" w:rsidRPr="00000000">
          <w:rPr>
            <w:rFonts w:ascii="Lexend" w:cs="Lexend" w:eastAsia="Lexend" w:hAnsi="Lexend"/>
            <w:color w:val="1155cc"/>
            <w:sz w:val="24"/>
            <w:szCs w:val="24"/>
            <w:u w:val="single"/>
            <w:rtl w:val="0"/>
          </w:rPr>
          <w:t xml:space="preserve">Exercice 1</w:t>
        </w:r>
      </w:hyperlink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: 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Recette d’entier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Lexend" w:cs="Lexend" w:eastAsia="Lexend" w:hAnsi="Lexend"/>
          <w:i w:val="1"/>
          <w:iCs w:val="1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Lexend" w:cs="Lexend" w:eastAsia="Lexend" w:hAnsi="Lexend"/>
          <w:i w:val="1"/>
          <w:iCs w:val="1"/>
          <w:sz w:val="20"/>
          <w:szCs w:val="20"/>
          <w:u w:val="single"/>
          <w:rtl w:val="0"/>
        </w:rPr>
        <w:t xml:space="preserve">Notions</w:t>
      </w:r>
      <w:r w:rsidDel="00000000" w:rsidR="00000000" w:rsidRPr="00000000">
        <w:rPr>
          <w:rFonts w:ascii="Lexend" w:cs="Lexend" w:eastAsia="Lexend" w:hAnsi="Lexend"/>
          <w:i w:val="1"/>
          <w:iCs w:val="1"/>
          <w:sz w:val="20"/>
          <w:szCs w:val="20"/>
          <w:rtl w:val="0"/>
        </w:rPr>
        <w:t xml:space="preserve"> : initialisation de variables, somme, différence, multiplication</w:t>
      </w:r>
    </w:p>
    <w:p w:rsidR="00000000" w:rsidDel="00000000" w:rsidP="00000000" w:rsidRDefault="00000000" w:rsidRPr="00000000" w14:paraId="0000001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⭐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ESG132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- </w:t>
      </w:r>
      <w:hyperlink w:anchor="_yyauld2azzx2">
        <w:r w:rsidDel="00000000" w:rsidR="00000000" w:rsidRPr="00000000">
          <w:rPr>
            <w:rFonts w:ascii="Lexend" w:cs="Lexend" w:eastAsia="Lexend" w:hAnsi="Lexend"/>
            <w:color w:val="1155cc"/>
            <w:sz w:val="24"/>
            <w:szCs w:val="24"/>
            <w:u w:val="single"/>
            <w:rtl w:val="0"/>
          </w:rPr>
          <w:t xml:space="preserve">Exercice 2</w:t>
        </w:r>
      </w:hyperlink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: 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Trop de puissance !!!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Lexend" w:cs="Lexend" w:eastAsia="Lexend" w:hAnsi="Lexend"/>
          <w:i w:val="1"/>
          <w:iCs w:val="1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Lexend" w:cs="Lexend" w:eastAsia="Lexend" w:hAnsi="Lexend"/>
          <w:i w:val="1"/>
          <w:iCs w:val="1"/>
          <w:sz w:val="20"/>
          <w:szCs w:val="20"/>
          <w:u w:val="single"/>
          <w:rtl w:val="0"/>
        </w:rPr>
        <w:t xml:space="preserve">Notions</w:t>
      </w:r>
      <w:r w:rsidDel="00000000" w:rsidR="00000000" w:rsidRPr="00000000">
        <w:rPr>
          <w:rFonts w:ascii="Lexend" w:cs="Lexend" w:eastAsia="Lexend" w:hAnsi="Lexend"/>
          <w:i w:val="1"/>
          <w:iCs w:val="1"/>
          <w:sz w:val="20"/>
          <w:szCs w:val="20"/>
          <w:rtl w:val="0"/>
        </w:rPr>
        <w:t xml:space="preserve"> : initialisation de variables, puissance</w:t>
      </w:r>
    </w:p>
    <w:p w:rsidR="00000000" w:rsidDel="00000000" w:rsidP="00000000" w:rsidRDefault="00000000" w:rsidRPr="00000000" w14:paraId="00000016">
      <w:pPr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⭐⭐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ESG133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- </w:t>
      </w:r>
      <w:hyperlink w:anchor="_s9zrqz52wb7x">
        <w:r w:rsidDel="00000000" w:rsidR="00000000" w:rsidRPr="00000000">
          <w:rPr>
            <w:rFonts w:ascii="Lexend" w:cs="Lexend" w:eastAsia="Lexend" w:hAnsi="Lexend"/>
            <w:color w:val="1155cc"/>
            <w:sz w:val="24"/>
            <w:szCs w:val="24"/>
            <w:u w:val="single"/>
            <w:rtl w:val="0"/>
          </w:rPr>
          <w:t xml:space="preserve">Exercice 3</w:t>
        </w:r>
      </w:hyperlink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: 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Calcul de moyenne</w:t>
      </w:r>
    </w:p>
    <w:p w:rsidR="00000000" w:rsidDel="00000000" w:rsidP="00000000" w:rsidRDefault="00000000" w:rsidRPr="00000000" w14:paraId="00000017">
      <w:pPr>
        <w:rPr>
          <w:rFonts w:ascii="Lexend" w:cs="Lexend" w:eastAsia="Lexend" w:hAnsi="Lexend"/>
          <w:i w:val="1"/>
          <w:iCs w:val="1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Lexend" w:cs="Lexend" w:eastAsia="Lexend" w:hAnsi="Lexend"/>
          <w:i w:val="1"/>
          <w:iCs w:val="1"/>
          <w:sz w:val="20"/>
          <w:szCs w:val="20"/>
          <w:u w:val="single"/>
          <w:rtl w:val="0"/>
        </w:rPr>
        <w:t xml:space="preserve">Notions</w:t>
      </w:r>
      <w:r w:rsidDel="00000000" w:rsidR="00000000" w:rsidRPr="00000000">
        <w:rPr>
          <w:rFonts w:ascii="Lexend" w:cs="Lexend" w:eastAsia="Lexend" w:hAnsi="Lexend"/>
          <w:i w:val="1"/>
          <w:iCs w:val="1"/>
          <w:sz w:val="20"/>
          <w:szCs w:val="20"/>
          <w:rtl w:val="0"/>
        </w:rPr>
        <w:t xml:space="preserve"> : initialisation de variables, opérations, affichage</w:t>
      </w:r>
    </w:p>
    <w:p w:rsidR="00000000" w:rsidDel="00000000" w:rsidP="00000000" w:rsidRDefault="00000000" w:rsidRPr="00000000" w14:paraId="00000018">
      <w:pPr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⭐⭐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ESG134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- </w:t>
      </w:r>
      <w:hyperlink w:anchor="_rr6e7nn93sy3">
        <w:r w:rsidDel="00000000" w:rsidR="00000000" w:rsidRPr="00000000">
          <w:rPr>
            <w:rFonts w:ascii="Lexend" w:cs="Lexend" w:eastAsia="Lexend" w:hAnsi="Lexend"/>
            <w:color w:val="1155cc"/>
            <w:sz w:val="24"/>
            <w:szCs w:val="24"/>
            <w:u w:val="single"/>
            <w:rtl w:val="0"/>
          </w:rPr>
          <w:t xml:space="preserve">Exercice 4</w:t>
        </w:r>
      </w:hyperlink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: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Valeur inconnue</w:t>
      </w:r>
    </w:p>
    <w:p w:rsidR="00000000" w:rsidDel="00000000" w:rsidP="00000000" w:rsidRDefault="00000000" w:rsidRPr="00000000" w14:paraId="00000019">
      <w:pPr>
        <w:rPr>
          <w:rFonts w:ascii="Lexend" w:cs="Lexend" w:eastAsia="Lexend" w:hAnsi="Lexend"/>
          <w:i w:val="1"/>
          <w:iCs w:val="1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Lexend" w:cs="Lexend" w:eastAsia="Lexend" w:hAnsi="Lexend"/>
          <w:i w:val="1"/>
          <w:iCs w:val="1"/>
          <w:sz w:val="20"/>
          <w:szCs w:val="20"/>
          <w:u w:val="single"/>
          <w:rtl w:val="0"/>
        </w:rPr>
        <w:t xml:space="preserve">Notions</w:t>
      </w:r>
      <w:r w:rsidDel="00000000" w:rsidR="00000000" w:rsidRPr="00000000">
        <w:rPr>
          <w:rFonts w:ascii="Lexend" w:cs="Lexend" w:eastAsia="Lexend" w:hAnsi="Lexend"/>
          <w:i w:val="1"/>
          <w:iCs w:val="1"/>
          <w:sz w:val="20"/>
          <w:szCs w:val="20"/>
          <w:rtl w:val="0"/>
        </w:rPr>
        <w:t xml:space="preserve"> : lecture de programme, initialisation de variables, opérations</w:t>
      </w:r>
    </w:p>
    <w:p w:rsidR="00000000" w:rsidDel="00000000" w:rsidP="00000000" w:rsidRDefault="00000000" w:rsidRPr="00000000" w14:paraId="0000001A">
      <w:pPr>
        <w:rPr>
          <w:rFonts w:ascii="Lexend" w:cs="Lexend" w:eastAsia="Lexend" w:hAnsi="Lexend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6"/>
        </w:numPr>
        <w:ind w:left="720" w:hanging="360"/>
        <w:rPr>
          <w:rFonts w:ascii="Lexend" w:cs="Lexend" w:eastAsia="Lexend" w:hAnsi="Lexend"/>
          <w:sz w:val="26"/>
          <w:szCs w:val="26"/>
        </w:rPr>
      </w:pPr>
      <w:hyperlink w:anchor="_g8eb9qs1qrzt">
        <w:r w:rsidDel="00000000" w:rsidR="00000000" w:rsidRPr="00000000">
          <w:rPr>
            <w:rFonts w:ascii="Lexend" w:cs="Lexend" w:eastAsia="Lexend" w:hAnsi="Lexend"/>
            <w:sz w:val="26"/>
            <w:szCs w:val="26"/>
            <w:u w:val="single"/>
            <w:rtl w:val="0"/>
          </w:rPr>
          <w:t xml:space="preserve">Mixons tout ça !</w:t>
        </w:r>
      </w:hyperlink>
      <w:r w:rsidDel="00000000" w:rsidR="00000000" w:rsidRPr="00000000">
        <w:rPr>
          <w:rFonts w:ascii="Lexend" w:cs="Lexend" w:eastAsia="Lexend" w:hAnsi="Lexend"/>
          <w:sz w:val="26"/>
          <w:szCs w:val="26"/>
          <w:rtl w:val="0"/>
        </w:rPr>
        <w:t xml:space="preserve"> : </w:t>
      </w:r>
    </w:p>
    <w:p w:rsidR="00000000" w:rsidDel="00000000" w:rsidP="00000000" w:rsidRDefault="00000000" w:rsidRPr="00000000" w14:paraId="0000001C">
      <w:pPr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⭐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ESG101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- </w:t>
      </w:r>
      <w:hyperlink w:anchor="_4p8duy7qnyvj">
        <w:r w:rsidDel="00000000" w:rsidR="00000000" w:rsidRPr="00000000">
          <w:rPr>
            <w:rFonts w:ascii="Lexend" w:cs="Lexend" w:eastAsia="Lexend" w:hAnsi="Lexend"/>
            <w:color w:val="1155cc"/>
            <w:sz w:val="24"/>
            <w:szCs w:val="24"/>
            <w:u w:val="single"/>
            <w:rtl w:val="0"/>
          </w:rPr>
          <w:t xml:space="preserve">Exercice 1</w:t>
        </w:r>
      </w:hyperlink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: 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Le marchand du village</w:t>
      </w:r>
    </w:p>
    <w:p w:rsidR="00000000" w:rsidDel="00000000" w:rsidP="00000000" w:rsidRDefault="00000000" w:rsidRPr="00000000" w14:paraId="0000001D">
      <w:pPr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Lexend" w:cs="Lexend" w:eastAsia="Lexend" w:hAnsi="Lexend"/>
          <w:i w:val="1"/>
          <w:iCs w:val="1"/>
          <w:sz w:val="20"/>
          <w:szCs w:val="20"/>
          <w:u w:val="single"/>
          <w:rtl w:val="0"/>
        </w:rPr>
        <w:t xml:space="preserve">Notions</w:t>
      </w:r>
      <w:r w:rsidDel="00000000" w:rsidR="00000000" w:rsidRPr="00000000">
        <w:rPr>
          <w:rFonts w:ascii="Lexend" w:cs="Lexend" w:eastAsia="Lexend" w:hAnsi="Lexend"/>
          <w:i w:val="1"/>
          <w:iCs w:val="1"/>
          <w:sz w:val="20"/>
          <w:szCs w:val="20"/>
          <w:rtl w:val="0"/>
        </w:rPr>
        <w:t xml:space="preserve"> : initialisation de variables, opérations, affichage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⭐⭐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ESG102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- </w:t>
      </w:r>
      <w:hyperlink w:anchor="_3nwtqpwq2j6f">
        <w:r w:rsidDel="00000000" w:rsidR="00000000" w:rsidRPr="00000000">
          <w:rPr>
            <w:rFonts w:ascii="Lexend" w:cs="Lexend" w:eastAsia="Lexend" w:hAnsi="Lexend"/>
            <w:color w:val="1155cc"/>
            <w:sz w:val="24"/>
            <w:szCs w:val="24"/>
            <w:u w:val="single"/>
            <w:rtl w:val="0"/>
          </w:rPr>
          <w:t xml:space="preserve">Exercice 2</w:t>
        </w:r>
      </w:hyperlink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: 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Météorologue du futur</w:t>
      </w:r>
    </w:p>
    <w:p w:rsidR="00000000" w:rsidDel="00000000" w:rsidP="00000000" w:rsidRDefault="00000000" w:rsidRPr="00000000" w14:paraId="0000001F">
      <w:pPr>
        <w:rPr>
          <w:rFonts w:ascii="Lexend" w:cs="Lexend" w:eastAsia="Lexend" w:hAnsi="Lexend"/>
          <w:i w:val="1"/>
          <w:iCs w:val="1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Lexend" w:cs="Lexend" w:eastAsia="Lexend" w:hAnsi="Lexend"/>
          <w:i w:val="1"/>
          <w:iCs w:val="1"/>
          <w:sz w:val="20"/>
          <w:szCs w:val="20"/>
          <w:u w:val="single"/>
          <w:rtl w:val="0"/>
        </w:rPr>
        <w:t xml:space="preserve">Notions</w:t>
      </w:r>
      <w:r w:rsidDel="00000000" w:rsidR="00000000" w:rsidRPr="00000000">
        <w:rPr>
          <w:rFonts w:ascii="Lexend" w:cs="Lexend" w:eastAsia="Lexend" w:hAnsi="Lexend"/>
          <w:i w:val="1"/>
          <w:iCs w:val="1"/>
          <w:sz w:val="20"/>
          <w:szCs w:val="20"/>
          <w:rtl w:val="0"/>
        </w:rPr>
        <w:t xml:space="preserve"> : initialisation de variables, opérations, affichage</w:t>
      </w:r>
    </w:p>
    <w:p w:rsidR="00000000" w:rsidDel="00000000" w:rsidP="00000000" w:rsidRDefault="00000000" w:rsidRPr="00000000" w14:paraId="00000020">
      <w:pPr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⭐⭐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ESG103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- </w:t>
      </w:r>
      <w:hyperlink w:anchor="_iwhgnzijnyat">
        <w:r w:rsidDel="00000000" w:rsidR="00000000" w:rsidRPr="00000000">
          <w:rPr>
            <w:rFonts w:ascii="Lexend" w:cs="Lexend" w:eastAsia="Lexend" w:hAnsi="Lexend"/>
            <w:color w:val="1155cc"/>
            <w:sz w:val="24"/>
            <w:szCs w:val="24"/>
            <w:u w:val="single"/>
            <w:rtl w:val="0"/>
          </w:rPr>
          <w:t xml:space="preserve">Exercice 3</w:t>
        </w:r>
      </w:hyperlink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: 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Le coffre de Jack</w:t>
      </w:r>
    </w:p>
    <w:p w:rsidR="00000000" w:rsidDel="00000000" w:rsidP="00000000" w:rsidRDefault="00000000" w:rsidRPr="00000000" w14:paraId="00000021">
      <w:pPr>
        <w:rPr>
          <w:rFonts w:ascii="Lexend" w:cs="Lexend" w:eastAsia="Lexend" w:hAnsi="Lexend"/>
          <w:i w:val="1"/>
          <w:iCs w:val="1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Lexend" w:cs="Lexend" w:eastAsia="Lexend" w:hAnsi="Lexend"/>
          <w:i w:val="1"/>
          <w:iCs w:val="1"/>
          <w:sz w:val="20"/>
          <w:szCs w:val="20"/>
          <w:u w:val="single"/>
          <w:rtl w:val="0"/>
        </w:rPr>
        <w:t xml:space="preserve">Notions</w:t>
      </w:r>
      <w:r w:rsidDel="00000000" w:rsidR="00000000" w:rsidRPr="00000000">
        <w:rPr>
          <w:rFonts w:ascii="Lexend" w:cs="Lexend" w:eastAsia="Lexend" w:hAnsi="Lexend"/>
          <w:i w:val="1"/>
          <w:iCs w:val="1"/>
          <w:sz w:val="20"/>
          <w:szCs w:val="20"/>
          <w:rtl w:val="0"/>
        </w:rPr>
        <w:t xml:space="preserve"> : initialisation de variables, opérations, affichage</w:t>
      </w:r>
    </w:p>
    <w:p w:rsidR="00000000" w:rsidDel="00000000" w:rsidP="00000000" w:rsidRDefault="00000000" w:rsidRPr="00000000" w14:paraId="00000022">
      <w:pPr>
        <w:rPr>
          <w:rFonts w:ascii="Lexend" w:cs="Lexend" w:eastAsia="Lexend" w:hAnsi="Lexend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———————————————————————————————————————————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r17zwjvbx4w5" w:id="3"/>
      <w:bookmarkEnd w:id="3"/>
      <w:r w:rsidDel="00000000" w:rsidR="00000000" w:rsidRPr="00000000">
        <w:rPr>
          <w:rFonts w:ascii="Lexend" w:cs="Lexend" w:eastAsia="Lexend" w:hAnsi="Lexend"/>
          <w:rtl w:val="0"/>
        </w:rPr>
        <w:t xml:space="preserve">VARIABLES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rPr>
          <w:rFonts w:ascii="Lexend" w:cs="Lexend" w:eastAsia="Lexend" w:hAnsi="Lexend"/>
          <w:b w:val="1"/>
          <w:bCs w:val="1"/>
          <w:color w:val="000000"/>
          <w:sz w:val="24"/>
          <w:szCs w:val="24"/>
        </w:rPr>
      </w:pPr>
      <w:bookmarkStart w:colFirst="0" w:colLast="0" w:name="_m77d7egndqu2" w:id="4"/>
      <w:bookmarkEnd w:id="4"/>
      <w:r w:rsidDel="00000000" w:rsidR="00000000" w:rsidRPr="00000000">
        <w:rPr>
          <w:rFonts w:ascii="Lexend" w:cs="Lexend" w:eastAsia="Lexend" w:hAnsi="Lexend"/>
          <w:color w:val="000000"/>
          <w:sz w:val="24"/>
          <w:szCs w:val="24"/>
          <w:rtl w:val="0"/>
        </w:rPr>
        <w:t xml:space="preserve">⭐⭐ </w:t>
      </w:r>
      <w:r w:rsidDel="00000000" w:rsidR="00000000" w:rsidRPr="00000000">
        <w:rPr>
          <w:rFonts w:ascii="Lexend" w:cs="Lexend" w:eastAsia="Lexend" w:hAnsi="Lexend"/>
          <w:color w:val="000000"/>
          <w:sz w:val="24"/>
          <w:szCs w:val="24"/>
          <w:rtl w:val="0"/>
        </w:rPr>
        <w:t xml:space="preserve">ESG111</w:t>
      </w:r>
      <w:r w:rsidDel="00000000" w:rsidR="00000000" w:rsidRPr="00000000">
        <w:rPr>
          <w:rFonts w:ascii="Lexend" w:cs="Lexend" w:eastAsia="Lexend" w:hAnsi="Lexend"/>
          <w:color w:val="000000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Lexend" w:cs="Lexend" w:eastAsia="Lexend" w:hAnsi="Lexend"/>
          <w:color w:val="000000"/>
          <w:sz w:val="24"/>
          <w:szCs w:val="24"/>
          <w:u w:val="single"/>
          <w:rtl w:val="0"/>
        </w:rPr>
        <w:t xml:space="preserve">Exercice 1</w:t>
      </w:r>
      <w:r w:rsidDel="00000000" w:rsidR="00000000" w:rsidRPr="00000000">
        <w:rPr>
          <w:rFonts w:ascii="Lexend" w:cs="Lexend" w:eastAsia="Lexend" w:hAnsi="Lexend"/>
          <w:color w:val="000000"/>
          <w:sz w:val="24"/>
          <w:szCs w:val="24"/>
          <w:rtl w:val="0"/>
        </w:rPr>
        <w:t xml:space="preserve"> :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4"/>
          <w:szCs w:val="24"/>
          <w:rtl w:val="0"/>
        </w:rPr>
        <w:t xml:space="preserve">Les bases des variables : devenir un aventurier !</w:t>
      </w:r>
    </w:p>
    <w:p w:rsidR="00000000" w:rsidDel="00000000" w:rsidP="00000000" w:rsidRDefault="00000000" w:rsidRPr="00000000" w14:paraId="00000026">
      <w:pPr>
        <w:ind w:firstLine="720"/>
        <w:rPr>
          <w:rFonts w:ascii="Lexend" w:cs="Lexend" w:eastAsia="Lexend" w:hAnsi="Lexend"/>
          <w:i w:val="1"/>
          <w:iCs w:val="1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sz w:val="20"/>
          <w:szCs w:val="20"/>
          <w:u w:val="single"/>
          <w:rtl w:val="0"/>
        </w:rPr>
        <w:t xml:space="preserve">Notions</w:t>
      </w:r>
      <w:r w:rsidDel="00000000" w:rsidR="00000000" w:rsidRPr="00000000">
        <w:rPr>
          <w:rFonts w:ascii="Lexend" w:cs="Lexend" w:eastAsia="Lexend" w:hAnsi="Lexend"/>
          <w:i w:val="1"/>
          <w:iCs w:val="1"/>
          <w:sz w:val="20"/>
          <w:szCs w:val="20"/>
          <w:rtl w:val="0"/>
        </w:rPr>
        <w:t xml:space="preserve"> : initialisation de variables, affichage</w:t>
      </w:r>
    </w:p>
    <w:p w:rsidR="00000000" w:rsidDel="00000000" w:rsidP="00000000" w:rsidRDefault="00000000" w:rsidRPr="00000000" w14:paraId="00000027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Le jeu vidéo </w:t>
      </w: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L’aventurier du python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vient tout juste de sortir. Tu t’empresses de créer ton profil d’aventurier, pour cela, le jeu demande à l’utilisateur d’utiliser le langage de programmation Python.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Il faut tout d’abord que tu choisisses l’âge de ton personnage. Dans une variable </w:t>
      </w: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age</w:t>
      </w:r>
      <w:r w:rsidDel="00000000" w:rsidR="00000000" w:rsidRPr="00000000">
        <w:rPr>
          <w:rFonts w:ascii="Lexend" w:cs="Lexend" w:eastAsia="Lexend" w:hAnsi="Lexend"/>
          <w:rtl w:val="0"/>
        </w:rPr>
        <w:t xml:space="preserve">, affecte l’âge de ton aventurier. </w:t>
      </w:r>
    </w:p>
    <w:p w:rsidR="00000000" w:rsidDel="00000000" w:rsidP="00000000" w:rsidRDefault="00000000" w:rsidRPr="00000000" w14:paraId="00000029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présent, il faut répartir 10 points dans les aptitudes de ton personnage. Pour cela, il existe trois catégories : force, agilité, endurance. 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Dans des variables bien nommées, répartis ces 10 points dans les trois catégories.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présent, affiche la phrase “</w:t>
      </w:r>
      <w:del w:author="Alienor" w:id="0" w:date="2026-02-23T19:54:37Z">
        <w:r w:rsidDel="00000000" w:rsidR="00000000" w:rsidRPr="00000000">
          <w:rPr>
            <w:rFonts w:ascii="Lexend" w:cs="Lexend" w:eastAsia="Lexend" w:hAnsi="Lexend"/>
            <w:rtl w:val="0"/>
          </w:rPr>
          <w:delText xml:space="preserve"> </w:delText>
        </w:r>
      </w:del>
      <w:r w:rsidDel="00000000" w:rsidR="00000000" w:rsidRPr="00000000">
        <w:rPr>
          <w:rFonts w:ascii="Lexend" w:cs="Lexend" w:eastAsia="Lexend" w:hAnsi="Lexend"/>
          <w:rtl w:val="0"/>
        </w:rPr>
        <w:t xml:space="preserve">Mon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aventurier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a XX ans, et ses compétences sont force = XX ,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agilite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= XX , endurance = XX .” en remplaçant les XX par tes propres données.</w:t>
      </w:r>
    </w:p>
    <w:p w:rsidR="00000000" w:rsidDel="00000000" w:rsidP="00000000" w:rsidRDefault="00000000" w:rsidRPr="00000000" w14:paraId="0000002C">
      <w:pPr>
        <w:rPr>
          <w:rFonts w:ascii="Lexend" w:cs="Lexend" w:eastAsia="Lexend" w:hAnsi="Lexend"/>
          <w:color w:val="6aa84f"/>
        </w:rPr>
      </w:pPr>
      <w:r w:rsidDel="00000000" w:rsidR="00000000" w:rsidRPr="00000000">
        <w:rPr>
          <w:rFonts w:ascii="Lexend" w:cs="Lexend" w:eastAsia="Lexend" w:hAnsi="Lexend"/>
          <w:color w:val="6aa84f"/>
          <w:u w:val="single"/>
          <w:rtl w:val="0"/>
        </w:rPr>
        <w:t xml:space="preserve">Correction</w:t>
      </w:r>
      <w:r w:rsidDel="00000000" w:rsidR="00000000" w:rsidRPr="00000000">
        <w:rPr>
          <w:rFonts w:ascii="Lexend" w:cs="Lexend" w:eastAsia="Lexend" w:hAnsi="Lexend"/>
          <w:color w:val="6aa84f"/>
          <w:rtl w:val="0"/>
        </w:rPr>
        <w:t xml:space="preserve"> : 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ind w:left="720" w:hanging="360"/>
        <w:rPr>
          <w:rFonts w:ascii="Lexend" w:cs="Lexend" w:eastAsia="Lexend" w:hAnsi="Lexend"/>
          <w:color w:val="6aa84f"/>
        </w:rPr>
      </w:pPr>
      <w:r w:rsidDel="00000000" w:rsidR="00000000" w:rsidRPr="00000000">
        <w:rPr>
          <w:rFonts w:ascii="Lexend" w:cs="Lexend" w:eastAsia="Lexend" w:hAnsi="Lexend"/>
          <w:color w:val="6aa84f"/>
          <w:rtl w:val="0"/>
        </w:rPr>
        <w:t xml:space="preserve">Imaginons que tu as choisi un personnage de 23 ans alors : </w:t>
      </w:r>
    </w:p>
    <w:p w:rsidR="00000000" w:rsidDel="00000000" w:rsidP="00000000" w:rsidRDefault="00000000" w:rsidRPr="00000000" w14:paraId="0000002E">
      <w:pPr>
        <w:ind w:left="720" w:firstLine="0"/>
        <w:rPr>
          <w:rFonts w:ascii="Lexend" w:cs="Lexend" w:eastAsia="Lexend" w:hAnsi="Lexend"/>
          <w:color w:val="93c47d"/>
        </w:rPr>
      </w:pPr>
      <w:r w:rsidDel="00000000" w:rsidR="00000000" w:rsidRPr="00000000">
        <w:rPr>
          <w:rFonts w:ascii="Lexend" w:cs="Lexend" w:eastAsia="Lexend" w:hAnsi="Lexend"/>
          <w:color w:val="6aa84f"/>
          <w:rtl w:val="0"/>
        </w:rPr>
        <w:tab/>
      </w: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age = 23 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ind w:left="720" w:hanging="360"/>
        <w:rPr>
          <w:rFonts w:ascii="Lexend" w:cs="Lexend" w:eastAsia="Lexend" w:hAnsi="Lexend"/>
          <w:color w:val="6aa84f"/>
        </w:rPr>
      </w:pPr>
      <w:r w:rsidDel="00000000" w:rsidR="00000000" w:rsidRPr="00000000">
        <w:rPr>
          <w:rFonts w:ascii="Lexend" w:cs="Lexend" w:eastAsia="Lexend" w:hAnsi="Lexend"/>
          <w:color w:val="6aa84f"/>
          <w:rtl w:val="0"/>
        </w:rPr>
        <w:t xml:space="preserve">Pour 3 points en force, 5 points en agilité et 2 points en endurance : </w:t>
      </w:r>
    </w:p>
    <w:p w:rsidR="00000000" w:rsidDel="00000000" w:rsidP="00000000" w:rsidRDefault="00000000" w:rsidRPr="00000000" w14:paraId="00000030">
      <w:pPr>
        <w:ind w:left="720" w:firstLine="0"/>
        <w:rPr>
          <w:rFonts w:ascii="Lexend" w:cs="Lexend" w:eastAsia="Lexend" w:hAnsi="Lexend"/>
          <w:color w:val="6aa84f"/>
        </w:rPr>
      </w:pPr>
      <w:r w:rsidDel="00000000" w:rsidR="00000000" w:rsidRPr="00000000">
        <w:rPr>
          <w:rFonts w:ascii="Lexend" w:cs="Lexend" w:eastAsia="Lexend" w:hAnsi="Lexend"/>
          <w:color w:val="6aa84f"/>
          <w:rtl w:val="0"/>
        </w:rPr>
        <w:tab/>
        <w:t xml:space="preserve">force = 3</w:t>
      </w:r>
    </w:p>
    <w:p w:rsidR="00000000" w:rsidDel="00000000" w:rsidP="00000000" w:rsidRDefault="00000000" w:rsidRPr="00000000" w14:paraId="00000031">
      <w:pPr>
        <w:ind w:left="720" w:firstLine="0"/>
        <w:rPr>
          <w:rFonts w:ascii="Lexend" w:cs="Lexend" w:eastAsia="Lexend" w:hAnsi="Lexend"/>
          <w:color w:val="6aa84f"/>
        </w:rPr>
      </w:pPr>
      <w:r w:rsidDel="00000000" w:rsidR="00000000" w:rsidRPr="00000000">
        <w:rPr>
          <w:rFonts w:ascii="Lexend" w:cs="Lexend" w:eastAsia="Lexend" w:hAnsi="Lexend"/>
          <w:color w:val="6aa84f"/>
          <w:rtl w:val="0"/>
        </w:rPr>
        <w:tab/>
        <w:t xml:space="preserve">agilite = 5</w:t>
      </w:r>
    </w:p>
    <w:p w:rsidR="00000000" w:rsidDel="00000000" w:rsidP="00000000" w:rsidRDefault="00000000" w:rsidRPr="00000000" w14:paraId="00000032">
      <w:pPr>
        <w:ind w:left="720" w:firstLine="0"/>
        <w:rPr>
          <w:rFonts w:ascii="Lexend" w:cs="Lexend" w:eastAsia="Lexend" w:hAnsi="Lexend"/>
          <w:color w:val="6aa84f"/>
        </w:rPr>
      </w:pPr>
      <w:r w:rsidDel="00000000" w:rsidR="00000000" w:rsidRPr="00000000">
        <w:rPr>
          <w:rFonts w:ascii="Lexend" w:cs="Lexend" w:eastAsia="Lexend" w:hAnsi="Lexend"/>
          <w:color w:val="6aa84f"/>
          <w:rtl w:val="0"/>
        </w:rPr>
        <w:tab/>
        <w:t xml:space="preserve">endurance = 2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720" w:hanging="360"/>
        <w:rPr>
          <w:rFonts w:ascii="Lexend" w:cs="Lexend" w:eastAsia="Lexend" w:hAnsi="Lexend"/>
          <w:color w:val="6aa84f"/>
        </w:rPr>
      </w:pPr>
      <w:r w:rsidDel="00000000" w:rsidR="00000000" w:rsidRPr="00000000">
        <w:rPr>
          <w:rFonts w:ascii="Lexend" w:cs="Lexend" w:eastAsia="Lexend" w:hAnsi="Lexend"/>
          <w:color w:val="6aa84f"/>
          <w:rtl w:val="0"/>
        </w:rPr>
        <w:t xml:space="preserve">Avec les exemples précédents : </w:t>
      </w:r>
    </w:p>
    <w:p w:rsidR="00000000" w:rsidDel="00000000" w:rsidP="00000000" w:rsidRDefault="00000000" w:rsidRPr="00000000" w14:paraId="00000034">
      <w:pPr>
        <w:ind w:left="720" w:firstLine="0"/>
        <w:rPr>
          <w:rFonts w:ascii="Lexend" w:cs="Lexend" w:eastAsia="Lexend" w:hAnsi="Lexend"/>
          <w:color w:val="6aa84f"/>
        </w:rPr>
      </w:pPr>
      <w:r w:rsidDel="00000000" w:rsidR="00000000" w:rsidRPr="00000000">
        <w:rPr>
          <w:rFonts w:ascii="Lexend" w:cs="Lexend" w:eastAsia="Lexend" w:hAnsi="Lexend"/>
          <w:color w:val="6aa84f"/>
          <w:rtl w:val="0"/>
        </w:rPr>
        <w:tab/>
        <w:t xml:space="preserve">print(“Mon </w:t>
      </w:r>
      <w:r w:rsidDel="00000000" w:rsidR="00000000" w:rsidRPr="00000000">
        <w:rPr>
          <w:rFonts w:ascii="Lexend" w:cs="Lexend" w:eastAsia="Lexend" w:hAnsi="Lexend"/>
          <w:color w:val="6aa84f"/>
          <w:rtl w:val="0"/>
        </w:rPr>
        <w:t xml:space="preserve">aventurier</w:t>
      </w:r>
      <w:r w:rsidDel="00000000" w:rsidR="00000000" w:rsidRPr="00000000">
        <w:rPr>
          <w:rFonts w:ascii="Lexend" w:cs="Lexend" w:eastAsia="Lexend" w:hAnsi="Lexend"/>
          <w:color w:val="6aa84f"/>
          <w:rtl w:val="0"/>
        </w:rPr>
        <w:t xml:space="preserve"> a”, age, “, et ses compétences sont force =”, force, “, agilité =”, </w:t>
      </w:r>
      <w:ins w:author="Alienor" w:id="1" w:date="2026-02-23T19:55:26Z">
        <w:r w:rsidDel="00000000" w:rsidR="00000000" w:rsidRPr="00000000">
          <w:rPr>
            <w:rFonts w:ascii="Lexend" w:cs="Lexend" w:eastAsia="Lexend" w:hAnsi="Lexend"/>
            <w:color w:val="6aa84f"/>
            <w:rtl w:val="0"/>
          </w:rPr>
          <w:t xml:space="preserve">agilité</w:t>
        </w:r>
      </w:ins>
      <w:r w:rsidDel="00000000" w:rsidR="00000000" w:rsidRPr="00000000">
        <w:rPr>
          <w:rFonts w:ascii="Lexend" w:cs="Lexend" w:eastAsia="Lexend" w:hAnsi="Lexend"/>
          <w:color w:val="6aa84f"/>
          <w:rtl w:val="0"/>
        </w:rPr>
        <w:t xml:space="preserve">“, endurance =”, endurance, “.”)</w:t>
      </w:r>
    </w:p>
    <w:p w:rsidR="00000000" w:rsidDel="00000000" w:rsidP="00000000" w:rsidRDefault="00000000" w:rsidRPr="00000000" w14:paraId="0000003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- - - - - - - - - - - - - - - - - - - - - - - - - - - - - - - - - - - - - - - - - - - - - - - - - - - - - - - - - - 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bwfjve1nbf90" w:id="5"/>
      <w:bookmarkEnd w:id="5"/>
      <w:r w:rsidDel="00000000" w:rsidR="00000000" w:rsidRPr="00000000">
        <w:rPr>
          <w:rFonts w:ascii="Lexend" w:cs="Lexend" w:eastAsia="Lexend" w:hAnsi="Lexend"/>
          <w:rtl w:val="0"/>
        </w:rPr>
        <w:t xml:space="preserve">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rPr>
          <w:rFonts w:ascii="Lexend" w:cs="Lexend" w:eastAsia="Lexend" w:hAnsi="Lexend"/>
          <w:b w:val="1"/>
          <w:bCs w:val="1"/>
          <w:color w:val="000000"/>
          <w:sz w:val="24"/>
          <w:szCs w:val="24"/>
        </w:rPr>
      </w:pPr>
      <w:bookmarkStart w:colFirst="0" w:colLast="0" w:name="_tbjddd5j767r" w:id="6"/>
      <w:bookmarkEnd w:id="6"/>
      <w:r w:rsidDel="00000000" w:rsidR="00000000" w:rsidRPr="00000000">
        <w:rPr>
          <w:rFonts w:ascii="Lexend" w:cs="Lexend" w:eastAsia="Lexend" w:hAnsi="Lexend"/>
          <w:color w:val="000000"/>
          <w:sz w:val="24"/>
          <w:szCs w:val="24"/>
          <w:rtl w:val="0"/>
        </w:rPr>
        <w:t xml:space="preserve">⭐ </w:t>
      </w:r>
      <w:r w:rsidDel="00000000" w:rsidR="00000000" w:rsidRPr="00000000">
        <w:rPr>
          <w:rFonts w:ascii="Lexend" w:cs="Lexend" w:eastAsia="Lexend" w:hAnsi="Lexend"/>
          <w:color w:val="000000"/>
          <w:sz w:val="24"/>
          <w:szCs w:val="24"/>
          <w:rtl w:val="0"/>
        </w:rPr>
        <w:t xml:space="preserve">ESG121</w:t>
      </w:r>
      <w:r w:rsidDel="00000000" w:rsidR="00000000" w:rsidRPr="00000000">
        <w:rPr>
          <w:rFonts w:ascii="Lexend" w:cs="Lexend" w:eastAsia="Lexend" w:hAnsi="Lexend"/>
          <w:color w:val="000000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Lexend" w:cs="Lexend" w:eastAsia="Lexend" w:hAnsi="Lexend"/>
          <w:color w:val="000000"/>
          <w:sz w:val="24"/>
          <w:szCs w:val="24"/>
          <w:u w:val="single"/>
          <w:rtl w:val="0"/>
        </w:rPr>
        <w:t xml:space="preserve">Exercice 1</w:t>
      </w:r>
      <w:r w:rsidDel="00000000" w:rsidR="00000000" w:rsidRPr="00000000">
        <w:rPr>
          <w:rFonts w:ascii="Lexend" w:cs="Lexend" w:eastAsia="Lexend" w:hAnsi="Lexend"/>
          <w:color w:val="000000"/>
          <w:sz w:val="24"/>
          <w:szCs w:val="24"/>
          <w:rtl w:val="0"/>
        </w:rPr>
        <w:t xml:space="preserve"> : 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4"/>
          <w:szCs w:val="24"/>
          <w:rtl w:val="0"/>
        </w:rPr>
        <w:t xml:space="preserve">Mais … qui es-tu ?</w:t>
      </w:r>
    </w:p>
    <w:p w:rsidR="00000000" w:rsidDel="00000000" w:rsidP="00000000" w:rsidRDefault="00000000" w:rsidRPr="00000000" w14:paraId="0000003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Lexend" w:cs="Lexend" w:eastAsia="Lexend" w:hAnsi="Lexend"/>
          <w:i w:val="1"/>
          <w:iCs w:val="1"/>
          <w:sz w:val="20"/>
          <w:szCs w:val="20"/>
          <w:u w:val="single"/>
          <w:rtl w:val="0"/>
        </w:rPr>
        <w:t xml:space="preserve">Notions</w:t>
      </w:r>
      <w:r w:rsidDel="00000000" w:rsidR="00000000" w:rsidRPr="00000000">
        <w:rPr>
          <w:rFonts w:ascii="Lexend" w:cs="Lexend" w:eastAsia="Lexend" w:hAnsi="Lexend"/>
          <w:i w:val="1"/>
          <w:iCs w:val="1"/>
          <w:sz w:val="20"/>
          <w:szCs w:val="20"/>
          <w:rtl w:val="0"/>
        </w:rPr>
        <w:t xml:space="preserve"> : initialisation de variables, affichage, chaîne de caractères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Créer une variable age qui contient l’âge que t’aurais si t’avais 34 ans.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Créer une variable prénom qui contient ton prénom et affiche-la.</w:t>
      </w:r>
    </w:p>
    <w:p w:rsidR="00000000" w:rsidDel="00000000" w:rsidP="00000000" w:rsidRDefault="00000000" w:rsidRPr="00000000" w14:paraId="0000003B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Lexend" w:cs="Lexend" w:eastAsia="Lexend" w:hAnsi="Lexend"/>
          <w:color w:val="6aa84f"/>
        </w:rPr>
      </w:pPr>
      <w:r w:rsidDel="00000000" w:rsidR="00000000" w:rsidRPr="00000000">
        <w:rPr>
          <w:rFonts w:ascii="Lexend" w:cs="Lexend" w:eastAsia="Lexend" w:hAnsi="Lexend"/>
          <w:color w:val="6aa84f"/>
          <w:u w:val="single"/>
          <w:rtl w:val="0"/>
        </w:rPr>
        <w:t xml:space="preserve">Correction</w:t>
      </w:r>
      <w:r w:rsidDel="00000000" w:rsidR="00000000" w:rsidRPr="00000000">
        <w:rPr>
          <w:rFonts w:ascii="Lexend" w:cs="Lexend" w:eastAsia="Lexend" w:hAnsi="Lexend"/>
          <w:color w:val="6aa84f"/>
          <w:rtl w:val="0"/>
        </w:rPr>
        <w:t xml:space="preserve"> : 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ind w:left="720" w:hanging="360"/>
        <w:rPr>
          <w:rFonts w:ascii="Lexend" w:cs="Lexend" w:eastAsia="Lexend" w:hAnsi="Lexend"/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>
          <w:rFonts w:ascii="Lexend" w:cs="Lexend" w:eastAsia="Lexend" w:hAnsi="Lexend"/>
          <w:color w:val="6aa84f"/>
        </w:rPr>
      </w:pPr>
      <w:r w:rsidDel="00000000" w:rsidR="00000000" w:rsidRPr="00000000">
        <w:rPr>
          <w:rFonts w:ascii="Lexend" w:cs="Lexend" w:eastAsia="Lexend" w:hAnsi="Lexend"/>
          <w:color w:val="6aa84f"/>
          <w:rtl w:val="0"/>
        </w:rPr>
        <w:t xml:space="preserve">age = 34</w:t>
      </w:r>
    </w:p>
    <w:p w:rsidR="00000000" w:rsidDel="00000000" w:rsidP="00000000" w:rsidRDefault="00000000" w:rsidRPr="00000000" w14:paraId="0000003F">
      <w:pPr>
        <w:rPr>
          <w:rFonts w:ascii="Lexend" w:cs="Lexend" w:eastAsia="Lexend" w:hAnsi="Lexend"/>
          <w:color w:val="6aa84f"/>
        </w:rPr>
      </w:pPr>
      <w:r w:rsidDel="00000000" w:rsidR="00000000" w:rsidRPr="00000000">
        <w:rPr>
          <w:rFonts w:ascii="Lexend" w:cs="Lexend" w:eastAsia="Lexend" w:hAnsi="Lexend"/>
          <w:color w:val="6aa84f"/>
          <w:rtl w:val="0"/>
        </w:rPr>
        <w:t xml:space="preserve">En effet, dans l’hypothèse où tu as 34 ans, ton âge est de 34 ans.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ind w:left="720" w:hanging="360"/>
        <w:rPr>
          <w:rFonts w:ascii="Lexend" w:cs="Lexend" w:eastAsia="Lexend" w:hAnsi="Lexend"/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firstLine="720"/>
        <w:rPr>
          <w:rFonts w:ascii="Lexend" w:cs="Lexend" w:eastAsia="Lexend" w:hAnsi="Lexend"/>
          <w:color w:val="93c47d"/>
        </w:rPr>
      </w:pP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prenom</w:t>
      </w: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 = “</w:t>
      </w: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CodeClique</w:t>
      </w: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”</w:t>
      </w:r>
    </w:p>
    <w:p w:rsidR="00000000" w:rsidDel="00000000" w:rsidP="00000000" w:rsidRDefault="00000000" w:rsidRPr="00000000" w14:paraId="00000042">
      <w:pPr>
        <w:rPr>
          <w:rFonts w:ascii="Lexend" w:cs="Lexend" w:eastAsia="Lexend" w:hAnsi="Lexend"/>
          <w:color w:val="6aa84f"/>
        </w:rPr>
      </w:pPr>
      <w:r w:rsidDel="00000000" w:rsidR="00000000" w:rsidRPr="00000000">
        <w:rPr>
          <w:rFonts w:ascii="Lexend" w:cs="Lexend" w:eastAsia="Lexend" w:hAnsi="Lexend"/>
          <w:color w:val="6aa84f"/>
          <w:rtl w:val="0"/>
        </w:rPr>
        <w:t xml:space="preserve">ATTENTION il ne faut pas oublier les guillemets autour du prénom !!!!!</w:t>
      </w:r>
    </w:p>
    <w:p w:rsidR="00000000" w:rsidDel="00000000" w:rsidP="00000000" w:rsidRDefault="00000000" w:rsidRPr="00000000" w14:paraId="00000043">
      <w:pPr>
        <w:rPr>
          <w:rFonts w:ascii="Lexend" w:cs="Lexend" w:eastAsia="Lexend" w:hAnsi="Lexend"/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rPr>
          <w:rFonts w:ascii="Lexend" w:cs="Lexend" w:eastAsia="Lexend" w:hAnsi="Lexend"/>
          <w:b w:val="1"/>
          <w:bCs w:val="1"/>
          <w:color w:val="000000"/>
          <w:sz w:val="24"/>
          <w:szCs w:val="24"/>
        </w:rPr>
      </w:pPr>
      <w:bookmarkStart w:colFirst="0" w:colLast="0" w:name="_nrtv2ratumk8" w:id="7"/>
      <w:bookmarkEnd w:id="7"/>
      <w:r w:rsidDel="00000000" w:rsidR="00000000" w:rsidRPr="00000000">
        <w:rPr>
          <w:rFonts w:ascii="Lexend" w:cs="Lexend" w:eastAsia="Lexend" w:hAnsi="Lexend"/>
          <w:color w:val="000000"/>
          <w:sz w:val="24"/>
          <w:szCs w:val="24"/>
          <w:rtl w:val="0"/>
        </w:rPr>
        <w:t xml:space="preserve">⭐ </w:t>
      </w:r>
      <w:r w:rsidDel="00000000" w:rsidR="00000000" w:rsidRPr="00000000">
        <w:rPr>
          <w:rFonts w:ascii="Lexend" w:cs="Lexend" w:eastAsia="Lexend" w:hAnsi="Lexend"/>
          <w:color w:val="000000"/>
          <w:sz w:val="24"/>
          <w:szCs w:val="24"/>
          <w:rtl w:val="0"/>
        </w:rPr>
        <w:t xml:space="preserve">ESG122</w:t>
      </w:r>
      <w:r w:rsidDel="00000000" w:rsidR="00000000" w:rsidRPr="00000000">
        <w:rPr>
          <w:rFonts w:ascii="Lexend" w:cs="Lexend" w:eastAsia="Lexend" w:hAnsi="Lexend"/>
          <w:color w:val="000000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Lexend" w:cs="Lexend" w:eastAsia="Lexend" w:hAnsi="Lexend"/>
          <w:color w:val="000000"/>
          <w:sz w:val="24"/>
          <w:szCs w:val="24"/>
          <w:u w:val="single"/>
          <w:rtl w:val="0"/>
        </w:rPr>
        <w:t xml:space="preserve">Exercice 2</w:t>
      </w:r>
      <w:r w:rsidDel="00000000" w:rsidR="00000000" w:rsidRPr="00000000">
        <w:rPr>
          <w:rFonts w:ascii="Lexend" w:cs="Lexend" w:eastAsia="Lexend" w:hAnsi="Lexend"/>
          <w:color w:val="000000"/>
          <w:sz w:val="24"/>
          <w:szCs w:val="24"/>
          <w:rtl w:val="0"/>
        </w:rPr>
        <w:t xml:space="preserve"> : 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4"/>
          <w:szCs w:val="24"/>
          <w:rtl w:val="0"/>
        </w:rPr>
        <w:t xml:space="preserve">L’identification secrète</w:t>
      </w:r>
    </w:p>
    <w:p w:rsidR="00000000" w:rsidDel="00000000" w:rsidP="00000000" w:rsidRDefault="00000000" w:rsidRPr="00000000" w14:paraId="0000004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Lexend" w:cs="Lexend" w:eastAsia="Lexend" w:hAnsi="Lexend"/>
          <w:i w:val="1"/>
          <w:iCs w:val="1"/>
          <w:sz w:val="20"/>
          <w:szCs w:val="20"/>
          <w:u w:val="single"/>
          <w:rtl w:val="0"/>
        </w:rPr>
        <w:t xml:space="preserve">Notions</w:t>
      </w:r>
      <w:r w:rsidDel="00000000" w:rsidR="00000000" w:rsidRPr="00000000">
        <w:rPr>
          <w:rFonts w:ascii="Lexend" w:cs="Lexend" w:eastAsia="Lexend" w:hAnsi="Lexend"/>
          <w:i w:val="1"/>
          <w:iCs w:val="1"/>
          <w:sz w:val="20"/>
          <w:szCs w:val="20"/>
          <w:rtl w:val="0"/>
        </w:rPr>
        <w:t xml:space="preserve"> : initialisation de variables, affichage, chaîne de caractères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Crée</w:t>
      </w:r>
      <w:r w:rsidDel="00000000" w:rsidR="00000000" w:rsidRPr="00000000">
        <w:rPr>
          <w:rFonts w:ascii="Lexend" w:cs="Lexend" w:eastAsia="Lexend" w:hAnsi="Lexend"/>
          <w:rtl w:val="0"/>
        </w:rPr>
        <w:t xml:space="preserve">r une variable prenom contenant ton prénom.</w:t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Créer une variable nom_de_code contenant un nom d’agent (ex : “Aigle Noir”)</w:t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Afficher :</w:t>
        <w:br w:type="textWrapping"/>
        <w:t xml:space="preserve"> "Agent &lt;nom_de_code&gt;, votre identité réelle est &lt;prenom&gt;."</w:t>
      </w:r>
    </w:p>
    <w:p w:rsidR="00000000" w:rsidDel="00000000" w:rsidP="00000000" w:rsidRDefault="00000000" w:rsidRPr="00000000" w14:paraId="00000049">
      <w:pPr>
        <w:rPr>
          <w:rFonts w:ascii="Lexend" w:cs="Lexend" w:eastAsia="Lexend" w:hAnsi="Lexend"/>
          <w:color w:val="6aa84f"/>
        </w:rPr>
      </w:pPr>
      <w:r w:rsidDel="00000000" w:rsidR="00000000" w:rsidRPr="00000000">
        <w:rPr>
          <w:rFonts w:ascii="Lexend" w:cs="Lexend" w:eastAsia="Lexend" w:hAnsi="Lexend"/>
          <w:color w:val="6aa84f"/>
          <w:u w:val="single"/>
          <w:rtl w:val="0"/>
        </w:rPr>
        <w:t xml:space="preserve">Correction</w:t>
      </w:r>
      <w:r w:rsidDel="00000000" w:rsidR="00000000" w:rsidRPr="00000000">
        <w:rPr>
          <w:rFonts w:ascii="Lexend" w:cs="Lexend" w:eastAsia="Lexend" w:hAnsi="Lexend"/>
          <w:color w:val="6aa84f"/>
          <w:rtl w:val="0"/>
        </w:rPr>
        <w:t xml:space="preserve"> : 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ind w:left="720" w:hanging="360"/>
        <w:rPr>
          <w:rFonts w:ascii="Lexend" w:cs="Lexend" w:eastAsia="Lexend" w:hAnsi="Lexend"/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rPr>
          <w:rFonts w:ascii="Lexend" w:cs="Lexend" w:eastAsia="Lexend" w:hAnsi="Lexend"/>
          <w:color w:val="93c47d"/>
        </w:rPr>
      </w:pP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prenom</w:t>
      </w: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 = “</w:t>
      </w: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CodeClique</w:t>
      </w: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”</w:t>
      </w:r>
    </w:p>
    <w:p w:rsidR="00000000" w:rsidDel="00000000" w:rsidP="00000000" w:rsidRDefault="00000000" w:rsidRPr="00000000" w14:paraId="0000004C">
      <w:pPr>
        <w:rPr>
          <w:rFonts w:ascii="Lexend" w:cs="Lexend" w:eastAsia="Lexend" w:hAnsi="Lexend"/>
          <w:color w:val="6aa84f"/>
        </w:rPr>
      </w:pPr>
      <w:r w:rsidDel="00000000" w:rsidR="00000000" w:rsidRPr="00000000">
        <w:rPr>
          <w:rFonts w:ascii="Lexend" w:cs="Lexend" w:eastAsia="Lexend" w:hAnsi="Lexend"/>
          <w:color w:val="6aa84f"/>
          <w:rtl w:val="0"/>
        </w:rPr>
        <w:t xml:space="preserve">Attention de ne pas oublier les guillemets !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ind w:left="720" w:hanging="360"/>
        <w:rPr>
          <w:rFonts w:ascii="Lexend" w:cs="Lexend" w:eastAsia="Lexend" w:hAnsi="Lexend"/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rPr>
          <w:rFonts w:ascii="Lexend" w:cs="Lexend" w:eastAsia="Lexend" w:hAnsi="Lexend"/>
          <w:color w:val="93c47d"/>
        </w:rPr>
      </w:pP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nom_de_code = “Aigle Noir”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ind w:left="720" w:hanging="360"/>
        <w:rPr>
          <w:rFonts w:ascii="Lexend" w:cs="Lexend" w:eastAsia="Lexend" w:hAnsi="Lexend"/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20" w:firstLine="0"/>
        <w:rPr>
          <w:rFonts w:ascii="Lexend" w:cs="Lexend" w:eastAsia="Lexend" w:hAnsi="Lexend"/>
          <w:color w:val="93c47d"/>
        </w:rPr>
      </w:pP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print(“Agent”, nom_de_code, “, votre identité réelle est”, prenom, “.”)</w:t>
      </w:r>
    </w:p>
    <w:p w:rsidR="00000000" w:rsidDel="00000000" w:rsidP="00000000" w:rsidRDefault="00000000" w:rsidRPr="00000000" w14:paraId="00000051">
      <w:pPr>
        <w:pStyle w:val="Heading3"/>
        <w:rPr>
          <w:rFonts w:ascii="Lexend" w:cs="Lexend" w:eastAsia="Lexend" w:hAnsi="Lexend"/>
          <w:b w:val="1"/>
          <w:bCs w:val="1"/>
          <w:color w:val="000000"/>
          <w:sz w:val="24"/>
          <w:szCs w:val="24"/>
        </w:rPr>
      </w:pPr>
      <w:bookmarkStart w:colFirst="0" w:colLast="0" w:name="_fimky09h7eli" w:id="8"/>
      <w:bookmarkEnd w:id="8"/>
      <w:r w:rsidDel="00000000" w:rsidR="00000000" w:rsidRPr="00000000">
        <w:rPr>
          <w:rFonts w:ascii="Lexend" w:cs="Lexend" w:eastAsia="Lexend" w:hAnsi="Lexend"/>
          <w:color w:val="000000"/>
          <w:sz w:val="24"/>
          <w:szCs w:val="24"/>
          <w:rtl w:val="0"/>
        </w:rPr>
        <w:t xml:space="preserve">⭐⭐ </w:t>
      </w:r>
      <w:r w:rsidDel="00000000" w:rsidR="00000000" w:rsidRPr="00000000">
        <w:rPr>
          <w:rFonts w:ascii="Lexend" w:cs="Lexend" w:eastAsia="Lexend" w:hAnsi="Lexend"/>
          <w:color w:val="000000"/>
          <w:sz w:val="24"/>
          <w:szCs w:val="24"/>
          <w:rtl w:val="0"/>
        </w:rPr>
        <w:t xml:space="preserve">ESG123</w:t>
      </w:r>
      <w:r w:rsidDel="00000000" w:rsidR="00000000" w:rsidRPr="00000000">
        <w:rPr>
          <w:rFonts w:ascii="Lexend" w:cs="Lexend" w:eastAsia="Lexend" w:hAnsi="Lexend"/>
          <w:color w:val="000000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Lexend" w:cs="Lexend" w:eastAsia="Lexend" w:hAnsi="Lexend"/>
          <w:color w:val="000000"/>
          <w:sz w:val="24"/>
          <w:szCs w:val="24"/>
          <w:u w:val="single"/>
          <w:rtl w:val="0"/>
        </w:rPr>
        <w:t xml:space="preserve">Exercice 3</w:t>
      </w:r>
      <w:r w:rsidDel="00000000" w:rsidR="00000000" w:rsidRPr="00000000">
        <w:rPr>
          <w:rFonts w:ascii="Lexend" w:cs="Lexend" w:eastAsia="Lexend" w:hAnsi="Lexend"/>
          <w:color w:val="000000"/>
          <w:sz w:val="24"/>
          <w:szCs w:val="24"/>
          <w:rtl w:val="0"/>
        </w:rPr>
        <w:t xml:space="preserve"> : 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4"/>
          <w:szCs w:val="24"/>
          <w:rtl w:val="0"/>
        </w:rPr>
        <w:t xml:space="preserve">Quel type ?</w:t>
      </w:r>
    </w:p>
    <w:p w:rsidR="00000000" w:rsidDel="00000000" w:rsidP="00000000" w:rsidRDefault="00000000" w:rsidRPr="00000000" w14:paraId="0000005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Lexend" w:cs="Lexend" w:eastAsia="Lexend" w:hAnsi="Lexend"/>
          <w:i w:val="1"/>
          <w:iCs w:val="1"/>
          <w:sz w:val="20"/>
          <w:szCs w:val="20"/>
          <w:u w:val="single"/>
          <w:rtl w:val="0"/>
        </w:rPr>
        <w:t xml:space="preserve">Notions</w:t>
      </w:r>
      <w:r w:rsidDel="00000000" w:rsidR="00000000" w:rsidRPr="00000000">
        <w:rPr>
          <w:rFonts w:ascii="Lexend" w:cs="Lexend" w:eastAsia="Lexend" w:hAnsi="Lexend"/>
          <w:i w:val="1"/>
          <w:iCs w:val="1"/>
          <w:sz w:val="20"/>
          <w:szCs w:val="20"/>
          <w:rtl w:val="0"/>
        </w:rPr>
        <w:t xml:space="preserve"> : types de variables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Pour chaque variable, indiquer son type : </w:t>
      </w:r>
    </w:p>
    <w:p w:rsidR="00000000" w:rsidDel="00000000" w:rsidP="00000000" w:rsidRDefault="00000000" w:rsidRPr="00000000" w14:paraId="00000054">
      <w:pPr>
        <w:ind w:left="72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= 10</w:t>
      </w:r>
    </w:p>
    <w:p w:rsidR="00000000" w:rsidDel="00000000" w:rsidP="00000000" w:rsidRDefault="00000000" w:rsidRPr="00000000" w14:paraId="00000055">
      <w:pPr>
        <w:ind w:left="72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b = 3.14</w:t>
      </w:r>
    </w:p>
    <w:p w:rsidR="00000000" w:rsidDel="00000000" w:rsidP="00000000" w:rsidRDefault="00000000" w:rsidRPr="00000000" w14:paraId="00000056">
      <w:pPr>
        <w:ind w:left="72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 = "Bonjour"</w:t>
      </w:r>
    </w:p>
    <w:p w:rsidR="00000000" w:rsidDel="00000000" w:rsidP="00000000" w:rsidRDefault="00000000" w:rsidRPr="00000000" w14:paraId="00000057">
      <w:pPr>
        <w:ind w:left="72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d = True</w:t>
      </w:r>
    </w:p>
    <w:p w:rsidR="00000000" w:rsidDel="00000000" w:rsidP="00000000" w:rsidRDefault="00000000" w:rsidRPr="00000000" w14:paraId="00000058">
      <w:pPr>
        <w:ind w:left="72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 = c</w:t>
      </w:r>
    </w:p>
    <w:p w:rsidR="00000000" w:rsidDel="00000000" w:rsidP="00000000" w:rsidRDefault="00000000" w:rsidRPr="00000000" w14:paraId="00000059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Pour aller plus loin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: </w:t>
      </w:r>
    </w:p>
    <w:p w:rsidR="00000000" w:rsidDel="00000000" w:rsidP="00000000" w:rsidRDefault="00000000" w:rsidRPr="00000000" w14:paraId="0000005A">
      <w:pPr>
        <w:ind w:left="72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f = {"nom": "Alice", "age": 25}</w:t>
      </w:r>
    </w:p>
    <w:p w:rsidR="00000000" w:rsidDel="00000000" w:rsidP="00000000" w:rsidRDefault="00000000" w:rsidRPr="00000000" w14:paraId="0000005B">
      <w:pPr>
        <w:ind w:left="72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g = [1, 2, 3]</w:t>
      </w:r>
    </w:p>
    <w:p w:rsidR="00000000" w:rsidDel="00000000" w:rsidP="00000000" w:rsidRDefault="00000000" w:rsidRPr="00000000" w14:paraId="0000005C">
      <w:pPr>
        <w:rPr>
          <w:rFonts w:ascii="Lexend" w:cs="Lexend" w:eastAsia="Lexend" w:hAnsi="Lexend"/>
          <w:color w:val="6aa84f"/>
        </w:rPr>
      </w:pPr>
      <w:r w:rsidDel="00000000" w:rsidR="00000000" w:rsidRPr="00000000">
        <w:rPr>
          <w:rFonts w:ascii="Lexend" w:cs="Lexend" w:eastAsia="Lexend" w:hAnsi="Lexend"/>
          <w:color w:val="6aa84f"/>
          <w:u w:val="single"/>
          <w:rtl w:val="0"/>
        </w:rPr>
        <w:t xml:space="preserve">Correction</w:t>
      </w:r>
      <w:r w:rsidDel="00000000" w:rsidR="00000000" w:rsidRPr="00000000">
        <w:rPr>
          <w:rFonts w:ascii="Lexend" w:cs="Lexend" w:eastAsia="Lexend" w:hAnsi="Lexend"/>
          <w:color w:val="6aa84f"/>
          <w:rtl w:val="0"/>
        </w:rPr>
        <w:t xml:space="preserve"> : </w:t>
      </w:r>
    </w:p>
    <w:p w:rsidR="00000000" w:rsidDel="00000000" w:rsidP="00000000" w:rsidRDefault="00000000" w:rsidRPr="00000000" w14:paraId="0000005D">
      <w:pPr>
        <w:rPr>
          <w:rFonts w:ascii="Lexend" w:cs="Lexend" w:eastAsia="Lexend" w:hAnsi="Lexend"/>
          <w:color w:val="6aa84f"/>
        </w:rPr>
      </w:pPr>
      <w:r w:rsidDel="00000000" w:rsidR="00000000" w:rsidRPr="00000000">
        <w:rPr>
          <w:rFonts w:ascii="Lexend" w:cs="Lexend" w:eastAsia="Lexend" w:hAnsi="Lexend"/>
          <w:color w:val="6aa84f"/>
          <w:rtl w:val="0"/>
        </w:rPr>
        <w:t xml:space="preserve">a → int (entier)</w:t>
      </w:r>
    </w:p>
    <w:p w:rsidR="00000000" w:rsidDel="00000000" w:rsidP="00000000" w:rsidRDefault="00000000" w:rsidRPr="00000000" w14:paraId="0000005E">
      <w:pPr>
        <w:rPr>
          <w:rFonts w:ascii="Lexend" w:cs="Lexend" w:eastAsia="Lexend" w:hAnsi="Lexend"/>
          <w:color w:val="6aa84f"/>
        </w:rPr>
      </w:pPr>
      <w:r w:rsidDel="00000000" w:rsidR="00000000" w:rsidRPr="00000000">
        <w:rPr>
          <w:rFonts w:ascii="Lexend" w:cs="Lexend" w:eastAsia="Lexend" w:hAnsi="Lexend"/>
          <w:color w:val="6aa84f"/>
          <w:rtl w:val="0"/>
        </w:rPr>
        <w:t xml:space="preserve">b → float (flottant) </w:t>
      </w:r>
    </w:p>
    <w:p w:rsidR="00000000" w:rsidDel="00000000" w:rsidP="00000000" w:rsidRDefault="00000000" w:rsidRPr="00000000" w14:paraId="0000005F">
      <w:pPr>
        <w:rPr>
          <w:rFonts w:ascii="Lexend" w:cs="Lexend" w:eastAsia="Lexend" w:hAnsi="Lexend"/>
          <w:color w:val="6aa84f"/>
        </w:rPr>
      </w:pPr>
      <w:r w:rsidDel="00000000" w:rsidR="00000000" w:rsidRPr="00000000">
        <w:rPr>
          <w:rFonts w:ascii="Lexend" w:cs="Lexend" w:eastAsia="Lexend" w:hAnsi="Lexend"/>
          <w:color w:val="6aa84f"/>
          <w:rtl w:val="0"/>
        </w:rPr>
        <w:t xml:space="preserve">c → string (chaîne de caractères)</w:t>
      </w:r>
    </w:p>
    <w:p w:rsidR="00000000" w:rsidDel="00000000" w:rsidP="00000000" w:rsidRDefault="00000000" w:rsidRPr="00000000" w14:paraId="00000060">
      <w:pPr>
        <w:rPr>
          <w:rFonts w:ascii="Lexend" w:cs="Lexend" w:eastAsia="Lexend" w:hAnsi="Lexend"/>
          <w:color w:val="6aa84f"/>
        </w:rPr>
      </w:pPr>
      <w:r w:rsidDel="00000000" w:rsidR="00000000" w:rsidRPr="00000000">
        <w:rPr>
          <w:rFonts w:ascii="Lexend" w:cs="Lexend" w:eastAsia="Lexend" w:hAnsi="Lexend"/>
          <w:color w:val="6aa84f"/>
          <w:rtl w:val="0"/>
        </w:rPr>
        <w:t xml:space="preserve">d → bool (boolén</w:t>
      </w:r>
      <w:del w:author="Alienor" w:id="2" w:date="2026-02-23T19:56:34Z">
        <w:r w:rsidDel="00000000" w:rsidR="00000000" w:rsidRPr="00000000">
          <w:rPr>
            <w:rFonts w:ascii="Lexend" w:cs="Lexend" w:eastAsia="Lexend" w:hAnsi="Lexend"/>
            <w:color w:val="6aa84f"/>
            <w:rtl w:val="0"/>
          </w:rPr>
          <w:delText xml:space="preserve">s</w:delText>
        </w:r>
      </w:del>
      <w:r w:rsidDel="00000000" w:rsidR="00000000" w:rsidRPr="00000000">
        <w:rPr>
          <w:rFonts w:ascii="Lexend" w:cs="Lexend" w:eastAsia="Lexend" w:hAnsi="Lexend"/>
          <w:color w:val="6aa84f"/>
          <w:rtl w:val="0"/>
        </w:rPr>
        <w:t xml:space="preserve">)</w:t>
      </w:r>
    </w:p>
    <w:p w:rsidR="00000000" w:rsidDel="00000000" w:rsidP="00000000" w:rsidRDefault="00000000" w:rsidRPr="00000000" w14:paraId="00000061">
      <w:pPr>
        <w:rPr>
          <w:rFonts w:ascii="Lexend" w:cs="Lexend" w:eastAsia="Lexend" w:hAnsi="Lexend"/>
          <w:color w:val="6aa84f"/>
        </w:rPr>
      </w:pPr>
      <w:r w:rsidDel="00000000" w:rsidR="00000000" w:rsidRPr="00000000">
        <w:rPr>
          <w:rFonts w:ascii="Lexend" w:cs="Lexend" w:eastAsia="Lexend" w:hAnsi="Lexend"/>
          <w:color w:val="6aa84f"/>
          <w:rtl w:val="0"/>
        </w:rPr>
        <w:t xml:space="preserve">e → string (chaîne de caractères) car c</w:t>
      </w:r>
      <w:ins w:author="Alienor" w:id="3" w:date="2026-02-23T19:56:39Z">
        <w:r w:rsidDel="00000000" w:rsidR="00000000" w:rsidRPr="00000000">
          <w:rPr>
            <w:rFonts w:ascii="Lexend" w:cs="Lexend" w:eastAsia="Lexend" w:hAnsi="Lexend"/>
            <w:color w:val="6aa84f"/>
            <w:rtl w:val="0"/>
          </w:rPr>
          <w:t xml:space="preserve">’</w:t>
        </w:r>
      </w:ins>
      <w:del w:author="Alienor" w:id="3" w:date="2026-02-23T19:56:39Z">
        <w:r w:rsidDel="00000000" w:rsidR="00000000" w:rsidRPr="00000000">
          <w:rPr>
            <w:rFonts w:ascii="Lexend" w:cs="Lexend" w:eastAsia="Lexend" w:hAnsi="Lexend"/>
            <w:color w:val="6aa84f"/>
            <w:rtl w:val="0"/>
          </w:rPr>
          <w:delText xml:space="preserve"> </w:delText>
        </w:r>
      </w:del>
      <w:r w:rsidDel="00000000" w:rsidR="00000000" w:rsidRPr="00000000">
        <w:rPr>
          <w:rFonts w:ascii="Lexend" w:cs="Lexend" w:eastAsia="Lexend" w:hAnsi="Lexend"/>
          <w:color w:val="6aa84f"/>
          <w:rtl w:val="0"/>
        </w:rPr>
        <w:t xml:space="preserve">est une chaîne de caractères donc e l’est aussi</w:t>
      </w:r>
    </w:p>
    <w:p w:rsidR="00000000" w:rsidDel="00000000" w:rsidP="00000000" w:rsidRDefault="00000000" w:rsidRPr="00000000" w14:paraId="00000062">
      <w:pPr>
        <w:rPr>
          <w:rFonts w:ascii="Lexend" w:cs="Lexend" w:eastAsia="Lexend" w:hAnsi="Lexend"/>
          <w:color w:val="6aa84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6aa84f"/>
          <w:rtl w:val="0"/>
        </w:rPr>
        <w:t xml:space="preserve">Pour aller plus loin </w:t>
      </w:r>
      <w:r w:rsidDel="00000000" w:rsidR="00000000" w:rsidRPr="00000000">
        <w:rPr>
          <w:rFonts w:ascii="Lexend" w:cs="Lexend" w:eastAsia="Lexend" w:hAnsi="Lexend"/>
          <w:color w:val="6aa84f"/>
          <w:rtl w:val="0"/>
        </w:rPr>
        <w:t xml:space="preserve">:  </w:t>
      </w:r>
    </w:p>
    <w:p w:rsidR="00000000" w:rsidDel="00000000" w:rsidP="00000000" w:rsidRDefault="00000000" w:rsidRPr="00000000" w14:paraId="00000063">
      <w:pPr>
        <w:rPr>
          <w:rFonts w:ascii="Lexend" w:cs="Lexend" w:eastAsia="Lexend" w:hAnsi="Lexend"/>
          <w:color w:val="6aa84f"/>
        </w:rPr>
      </w:pPr>
      <w:r w:rsidDel="00000000" w:rsidR="00000000" w:rsidRPr="00000000">
        <w:rPr>
          <w:rFonts w:ascii="Lexend" w:cs="Lexend" w:eastAsia="Lexend" w:hAnsi="Lexend"/>
          <w:color w:val="6aa84f"/>
          <w:rtl w:val="0"/>
        </w:rPr>
        <w:t xml:space="preserve">f → dict (dictionnaire)</w:t>
      </w:r>
    </w:p>
    <w:p w:rsidR="00000000" w:rsidDel="00000000" w:rsidP="00000000" w:rsidRDefault="00000000" w:rsidRPr="00000000" w14:paraId="00000064">
      <w:pPr>
        <w:rPr>
          <w:rFonts w:ascii="Lexend" w:cs="Lexend" w:eastAsia="Lexend" w:hAnsi="Lexend"/>
          <w:color w:val="6aa84f"/>
        </w:rPr>
      </w:pPr>
      <w:r w:rsidDel="00000000" w:rsidR="00000000" w:rsidRPr="00000000">
        <w:rPr>
          <w:rFonts w:ascii="Lexend" w:cs="Lexend" w:eastAsia="Lexend" w:hAnsi="Lexend"/>
          <w:color w:val="6aa84f"/>
          <w:rtl w:val="0"/>
        </w:rPr>
        <w:t xml:space="preserve">g → list (liste)</w:t>
      </w:r>
    </w:p>
    <w:p w:rsidR="00000000" w:rsidDel="00000000" w:rsidP="00000000" w:rsidRDefault="00000000" w:rsidRPr="00000000" w14:paraId="00000065">
      <w:pPr>
        <w:rPr>
          <w:rFonts w:ascii="Lexend" w:cs="Lexend" w:eastAsia="Lexend" w:hAnsi="Lexend"/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- - - - - - - - - - - - - - - - - - - - - - - - - - - - - - - - - - - - - - - - - - - - - - - - - - - - - - - - - - </w:t>
      </w:r>
    </w:p>
    <w:p w:rsidR="00000000" w:rsidDel="00000000" w:rsidP="00000000" w:rsidRDefault="00000000" w:rsidRPr="00000000" w14:paraId="00000067">
      <w:pPr>
        <w:pStyle w:val="Heading2"/>
        <w:rPr>
          <w:rFonts w:ascii="Lexend" w:cs="Lexend" w:eastAsia="Lexend" w:hAnsi="Lexend"/>
        </w:rPr>
      </w:pPr>
      <w:bookmarkStart w:colFirst="0" w:colLast="0" w:name="_z09c8oee07f1" w:id="9"/>
      <w:bookmarkEnd w:id="9"/>
      <w:r w:rsidDel="00000000" w:rsidR="00000000" w:rsidRPr="00000000">
        <w:rPr>
          <w:rFonts w:ascii="Lexend" w:cs="Lexend" w:eastAsia="Lexend" w:hAnsi="Lexend"/>
          <w:rtl w:val="0"/>
        </w:rPr>
        <w:t xml:space="preserve">OPERATION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rPr>
          <w:rFonts w:ascii="Lexend" w:cs="Lexend" w:eastAsia="Lexend" w:hAnsi="Lexend"/>
          <w:b w:val="1"/>
          <w:bCs w:val="1"/>
          <w:color w:val="000000"/>
          <w:sz w:val="24"/>
          <w:szCs w:val="24"/>
        </w:rPr>
      </w:pPr>
      <w:bookmarkStart w:colFirst="0" w:colLast="0" w:name="_d36mqmnxd7a6" w:id="10"/>
      <w:bookmarkEnd w:id="10"/>
      <w:r w:rsidDel="00000000" w:rsidR="00000000" w:rsidRPr="00000000">
        <w:rPr>
          <w:rFonts w:ascii="Lexend" w:cs="Lexend" w:eastAsia="Lexend" w:hAnsi="Lexend"/>
          <w:color w:val="000000"/>
          <w:sz w:val="24"/>
          <w:szCs w:val="24"/>
          <w:rtl w:val="0"/>
        </w:rPr>
        <w:t xml:space="preserve">⭐ </w:t>
      </w:r>
      <w:r w:rsidDel="00000000" w:rsidR="00000000" w:rsidRPr="00000000">
        <w:rPr>
          <w:rFonts w:ascii="Lexend" w:cs="Lexend" w:eastAsia="Lexend" w:hAnsi="Lexend"/>
          <w:color w:val="000000"/>
          <w:sz w:val="24"/>
          <w:szCs w:val="24"/>
          <w:rtl w:val="0"/>
        </w:rPr>
        <w:t xml:space="preserve">ESG131</w:t>
      </w:r>
      <w:r w:rsidDel="00000000" w:rsidR="00000000" w:rsidRPr="00000000">
        <w:rPr>
          <w:rFonts w:ascii="Lexend" w:cs="Lexend" w:eastAsia="Lexend" w:hAnsi="Lexend"/>
          <w:color w:val="000000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Lexend" w:cs="Lexend" w:eastAsia="Lexend" w:hAnsi="Lexend"/>
          <w:color w:val="000000"/>
          <w:sz w:val="24"/>
          <w:szCs w:val="24"/>
          <w:u w:val="single"/>
          <w:rtl w:val="0"/>
        </w:rPr>
        <w:t xml:space="preserve">Exercice 1</w:t>
      </w:r>
      <w:r w:rsidDel="00000000" w:rsidR="00000000" w:rsidRPr="00000000">
        <w:rPr>
          <w:rFonts w:ascii="Lexend" w:cs="Lexend" w:eastAsia="Lexend" w:hAnsi="Lexend"/>
          <w:color w:val="000000"/>
          <w:sz w:val="24"/>
          <w:szCs w:val="24"/>
          <w:rtl w:val="0"/>
        </w:rPr>
        <w:t xml:space="preserve"> : 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4"/>
          <w:szCs w:val="24"/>
          <w:rtl w:val="0"/>
        </w:rPr>
        <w:t xml:space="preserve">Recette d’entier</w:t>
      </w:r>
    </w:p>
    <w:p w:rsidR="00000000" w:rsidDel="00000000" w:rsidP="00000000" w:rsidRDefault="00000000" w:rsidRPr="00000000" w14:paraId="0000006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Lexend" w:cs="Lexend" w:eastAsia="Lexend" w:hAnsi="Lexend"/>
          <w:i w:val="1"/>
          <w:iCs w:val="1"/>
          <w:sz w:val="20"/>
          <w:szCs w:val="20"/>
          <w:u w:val="single"/>
          <w:rtl w:val="0"/>
        </w:rPr>
        <w:t xml:space="preserve">Notions</w:t>
      </w:r>
      <w:r w:rsidDel="00000000" w:rsidR="00000000" w:rsidRPr="00000000">
        <w:rPr>
          <w:rFonts w:ascii="Lexend" w:cs="Lexend" w:eastAsia="Lexend" w:hAnsi="Lexend"/>
          <w:i w:val="1"/>
          <w:iCs w:val="1"/>
          <w:sz w:val="20"/>
          <w:szCs w:val="20"/>
          <w:rtl w:val="0"/>
        </w:rPr>
        <w:t xml:space="preserve"> : initialisation de variables, somme, différence, multiplication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Initialiser une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variable a égale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à 10.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Ajoutez à a 2.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Enlever 3 à a.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Multiplier a </w:t>
      </w:r>
      <w:ins w:author="Alienor" w:id="4" w:date="2026-02-23T19:57:09Z">
        <w:r w:rsidDel="00000000" w:rsidR="00000000" w:rsidRPr="00000000">
          <w:rPr>
            <w:rFonts w:ascii="Lexend" w:cs="Lexend" w:eastAsia="Lexend" w:hAnsi="Lexend"/>
            <w:rtl w:val="0"/>
          </w:rPr>
          <w:t xml:space="preserve">par</w:t>
        </w:r>
      </w:ins>
      <w:del w:author="Alienor" w:id="4" w:date="2026-02-23T19:57:09Z">
        <w:r w:rsidDel="00000000" w:rsidR="00000000" w:rsidRPr="00000000">
          <w:rPr>
            <w:rFonts w:ascii="Lexend" w:cs="Lexend" w:eastAsia="Lexend" w:hAnsi="Lexend"/>
            <w:rtl w:val="0"/>
          </w:rPr>
          <w:delText xml:space="preserve">avec</w:delText>
        </w:r>
      </w:del>
      <w:r w:rsidDel="00000000" w:rsidR="00000000" w:rsidRPr="00000000">
        <w:rPr>
          <w:rFonts w:ascii="Lexend" w:cs="Lexend" w:eastAsia="Lexend" w:hAnsi="Lexend"/>
          <w:rtl w:val="0"/>
        </w:rPr>
        <w:t xml:space="preserve"> 5.</w:t>
      </w:r>
    </w:p>
    <w:p w:rsidR="00000000" w:rsidDel="00000000" w:rsidP="00000000" w:rsidRDefault="00000000" w:rsidRPr="00000000" w14:paraId="0000006F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Lexend" w:cs="Lexend" w:eastAsia="Lexend" w:hAnsi="Lexend"/>
          <w:color w:val="6aa84f"/>
        </w:rPr>
      </w:pPr>
      <w:r w:rsidDel="00000000" w:rsidR="00000000" w:rsidRPr="00000000">
        <w:rPr>
          <w:rFonts w:ascii="Lexend" w:cs="Lexend" w:eastAsia="Lexend" w:hAnsi="Lexend"/>
          <w:color w:val="6aa84f"/>
          <w:u w:val="single"/>
          <w:rtl w:val="0"/>
        </w:rPr>
        <w:t xml:space="preserve">Correction</w:t>
      </w:r>
      <w:r w:rsidDel="00000000" w:rsidR="00000000" w:rsidRPr="00000000">
        <w:rPr>
          <w:rFonts w:ascii="Lexend" w:cs="Lexend" w:eastAsia="Lexend" w:hAnsi="Lexend"/>
          <w:color w:val="6aa84f"/>
          <w:rtl w:val="0"/>
        </w:rPr>
        <w:t xml:space="preserve"> : </w:t>
      </w:r>
    </w:p>
    <w:p w:rsidR="00000000" w:rsidDel="00000000" w:rsidP="00000000" w:rsidRDefault="00000000" w:rsidRPr="00000000" w14:paraId="00000071">
      <w:pPr>
        <w:numPr>
          <w:ilvl w:val="0"/>
          <w:numId w:val="17"/>
        </w:numPr>
        <w:ind w:left="720" w:hanging="360"/>
        <w:rPr>
          <w:rFonts w:ascii="Lexend" w:cs="Lexend" w:eastAsia="Lexend" w:hAnsi="Lexend"/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720" w:firstLine="0"/>
        <w:rPr>
          <w:rFonts w:ascii="Lexend" w:cs="Lexend" w:eastAsia="Lexend" w:hAnsi="Lexend"/>
          <w:color w:val="93c47d"/>
        </w:rPr>
      </w:pP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a = 10</w:t>
      </w:r>
    </w:p>
    <w:p w:rsidR="00000000" w:rsidDel="00000000" w:rsidP="00000000" w:rsidRDefault="00000000" w:rsidRPr="00000000" w14:paraId="00000073">
      <w:pPr>
        <w:numPr>
          <w:ilvl w:val="0"/>
          <w:numId w:val="17"/>
        </w:numPr>
        <w:ind w:left="720" w:hanging="360"/>
        <w:rPr>
          <w:rFonts w:ascii="Lexend" w:cs="Lexend" w:eastAsia="Lexend" w:hAnsi="Lexend"/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Lexend" w:cs="Lexend" w:eastAsia="Lexend" w:hAnsi="Lexend"/>
          <w:color w:val="93c47d"/>
        </w:rPr>
      </w:pPr>
      <w:r w:rsidDel="00000000" w:rsidR="00000000" w:rsidRPr="00000000">
        <w:rPr>
          <w:rFonts w:ascii="Lexend" w:cs="Lexend" w:eastAsia="Lexend" w:hAnsi="Lexend"/>
          <w:color w:val="6aa84f"/>
          <w:rtl w:val="0"/>
        </w:rPr>
        <w:tab/>
      </w: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a = a + 2</w:t>
      </w:r>
    </w:p>
    <w:p w:rsidR="00000000" w:rsidDel="00000000" w:rsidP="00000000" w:rsidRDefault="00000000" w:rsidRPr="00000000" w14:paraId="00000075">
      <w:pPr>
        <w:numPr>
          <w:ilvl w:val="0"/>
          <w:numId w:val="17"/>
        </w:numPr>
        <w:ind w:left="720" w:hanging="360"/>
        <w:rPr>
          <w:rFonts w:ascii="Lexend" w:cs="Lexend" w:eastAsia="Lexend" w:hAnsi="Lexend"/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720" w:firstLine="0"/>
        <w:rPr>
          <w:rFonts w:ascii="Lexend" w:cs="Lexend" w:eastAsia="Lexend" w:hAnsi="Lexend"/>
          <w:color w:val="93c47d"/>
        </w:rPr>
      </w:pP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a = a - 3</w:t>
      </w:r>
    </w:p>
    <w:p w:rsidR="00000000" w:rsidDel="00000000" w:rsidP="00000000" w:rsidRDefault="00000000" w:rsidRPr="00000000" w14:paraId="00000077">
      <w:pPr>
        <w:numPr>
          <w:ilvl w:val="0"/>
          <w:numId w:val="17"/>
        </w:numPr>
        <w:ind w:left="720" w:hanging="360"/>
        <w:rPr>
          <w:rFonts w:ascii="Lexend" w:cs="Lexend" w:eastAsia="Lexend" w:hAnsi="Lexend"/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Lexend" w:cs="Lexend" w:eastAsia="Lexend" w:hAnsi="Lexend"/>
          <w:color w:val="93c47d"/>
        </w:rPr>
      </w:pPr>
      <w:r w:rsidDel="00000000" w:rsidR="00000000" w:rsidRPr="00000000">
        <w:rPr>
          <w:rFonts w:ascii="Lexend" w:cs="Lexend" w:eastAsia="Lexend" w:hAnsi="Lexend"/>
          <w:color w:val="6aa84f"/>
          <w:rtl w:val="0"/>
        </w:rPr>
        <w:tab/>
      </w: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a = a * 5</w:t>
      </w:r>
    </w:p>
    <w:p w:rsidR="00000000" w:rsidDel="00000000" w:rsidP="00000000" w:rsidRDefault="00000000" w:rsidRPr="00000000" w14:paraId="0000007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rPr>
          <w:rFonts w:ascii="Lexend" w:cs="Lexend" w:eastAsia="Lexend" w:hAnsi="Lexend"/>
          <w:b w:val="1"/>
          <w:bCs w:val="1"/>
          <w:color w:val="000000"/>
          <w:sz w:val="24"/>
          <w:szCs w:val="24"/>
        </w:rPr>
      </w:pPr>
      <w:bookmarkStart w:colFirst="0" w:colLast="0" w:name="_yyauld2azzx2" w:id="11"/>
      <w:bookmarkEnd w:id="11"/>
      <w:r w:rsidDel="00000000" w:rsidR="00000000" w:rsidRPr="00000000">
        <w:rPr>
          <w:rFonts w:ascii="Lexend" w:cs="Lexend" w:eastAsia="Lexend" w:hAnsi="Lexend"/>
          <w:color w:val="000000"/>
          <w:sz w:val="24"/>
          <w:szCs w:val="24"/>
          <w:rtl w:val="0"/>
        </w:rPr>
        <w:t xml:space="preserve">⭐ </w:t>
      </w:r>
      <w:r w:rsidDel="00000000" w:rsidR="00000000" w:rsidRPr="00000000">
        <w:rPr>
          <w:rFonts w:ascii="Lexend" w:cs="Lexend" w:eastAsia="Lexend" w:hAnsi="Lexend"/>
          <w:color w:val="000000"/>
          <w:sz w:val="24"/>
          <w:szCs w:val="24"/>
          <w:rtl w:val="0"/>
        </w:rPr>
        <w:t xml:space="preserve">ESG132</w:t>
      </w:r>
      <w:r w:rsidDel="00000000" w:rsidR="00000000" w:rsidRPr="00000000">
        <w:rPr>
          <w:rFonts w:ascii="Lexend" w:cs="Lexend" w:eastAsia="Lexend" w:hAnsi="Lexend"/>
          <w:color w:val="000000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Lexend" w:cs="Lexend" w:eastAsia="Lexend" w:hAnsi="Lexend"/>
          <w:color w:val="000000"/>
          <w:sz w:val="24"/>
          <w:szCs w:val="24"/>
          <w:u w:val="single"/>
          <w:rtl w:val="0"/>
        </w:rPr>
        <w:t xml:space="preserve">Exercice 2</w:t>
      </w:r>
      <w:r w:rsidDel="00000000" w:rsidR="00000000" w:rsidRPr="00000000">
        <w:rPr>
          <w:rFonts w:ascii="Lexend" w:cs="Lexend" w:eastAsia="Lexend" w:hAnsi="Lexend"/>
          <w:color w:val="000000"/>
          <w:sz w:val="24"/>
          <w:szCs w:val="24"/>
          <w:rtl w:val="0"/>
        </w:rPr>
        <w:t xml:space="preserve"> : 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4"/>
          <w:szCs w:val="24"/>
          <w:rtl w:val="0"/>
        </w:rPr>
        <w:t xml:space="preserve">Trop de puissance !!!</w:t>
      </w:r>
    </w:p>
    <w:p w:rsidR="00000000" w:rsidDel="00000000" w:rsidP="00000000" w:rsidRDefault="00000000" w:rsidRPr="00000000" w14:paraId="0000007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Lexend" w:cs="Lexend" w:eastAsia="Lexend" w:hAnsi="Lexend"/>
          <w:i w:val="1"/>
          <w:iCs w:val="1"/>
          <w:sz w:val="20"/>
          <w:szCs w:val="20"/>
          <w:u w:val="single"/>
          <w:rtl w:val="0"/>
        </w:rPr>
        <w:t xml:space="preserve">Notions</w:t>
      </w:r>
      <w:r w:rsidDel="00000000" w:rsidR="00000000" w:rsidRPr="00000000">
        <w:rPr>
          <w:rFonts w:ascii="Lexend" w:cs="Lexend" w:eastAsia="Lexend" w:hAnsi="Lexend"/>
          <w:i w:val="1"/>
          <w:iCs w:val="1"/>
          <w:sz w:val="20"/>
          <w:szCs w:val="20"/>
          <w:rtl w:val="0"/>
        </w:rPr>
        <w:t xml:space="preserve"> : initialisation de variables, puissance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Définir une variable x dont la valeur est égale au carré de 123.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Définir une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variable y dont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la valeur est égale au cube de 456.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Définir une variable z dont la valeur est égale à 7 à la puissance 10.</w:t>
      </w:r>
    </w:p>
    <w:p w:rsidR="00000000" w:rsidDel="00000000" w:rsidP="00000000" w:rsidRDefault="00000000" w:rsidRPr="00000000" w14:paraId="0000007F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Lexend" w:cs="Lexend" w:eastAsia="Lexend" w:hAnsi="Lexend"/>
          <w:color w:val="6aa84f"/>
        </w:rPr>
      </w:pPr>
      <w:r w:rsidDel="00000000" w:rsidR="00000000" w:rsidRPr="00000000">
        <w:rPr>
          <w:rFonts w:ascii="Lexend" w:cs="Lexend" w:eastAsia="Lexend" w:hAnsi="Lexend"/>
          <w:color w:val="6aa84f"/>
          <w:u w:val="single"/>
          <w:rtl w:val="0"/>
        </w:rPr>
        <w:t xml:space="preserve">Correction</w:t>
      </w:r>
      <w:r w:rsidDel="00000000" w:rsidR="00000000" w:rsidRPr="00000000">
        <w:rPr>
          <w:rFonts w:ascii="Lexend" w:cs="Lexend" w:eastAsia="Lexend" w:hAnsi="Lexend"/>
          <w:color w:val="6aa84f"/>
          <w:rtl w:val="0"/>
        </w:rPr>
        <w:t xml:space="preserve"> : 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ind w:left="720" w:hanging="360"/>
        <w:rPr>
          <w:rFonts w:ascii="Lexend" w:cs="Lexend" w:eastAsia="Lexend" w:hAnsi="Lexend"/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firstLine="720"/>
        <w:rPr>
          <w:rFonts w:ascii="Lexend" w:cs="Lexend" w:eastAsia="Lexend" w:hAnsi="Lexend"/>
          <w:color w:val="93c47d"/>
        </w:rPr>
      </w:pP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x = 123**2</w:t>
      </w:r>
    </w:p>
    <w:p w:rsidR="00000000" w:rsidDel="00000000" w:rsidP="00000000" w:rsidRDefault="00000000" w:rsidRPr="00000000" w14:paraId="00000083">
      <w:pPr>
        <w:rPr>
          <w:del w:author="Alienor" w:id="5" w:date="2026-02-23T19:52:52Z"/>
          <w:rFonts w:ascii="Lexend" w:cs="Lexend" w:eastAsia="Lexend" w:hAnsi="Lexend"/>
          <w:color w:val="6aa84f"/>
        </w:rPr>
      </w:pPr>
      <w:del w:author="Alienor" w:id="5" w:date="2026-02-23T19:52:52Z">
        <w:r w:rsidDel="00000000" w:rsidR="00000000" w:rsidRPr="00000000">
          <w:rPr>
            <w:rFonts w:ascii="Lexend" w:cs="Lexend" w:eastAsia="Lexend" w:hAnsi="Lexend"/>
            <w:color w:val="6aa84f"/>
            <w:rtl w:val="0"/>
          </w:rPr>
          <w:delText xml:space="preserve">OU</w:delText>
        </w:r>
      </w:del>
    </w:p>
    <w:p w:rsidR="00000000" w:rsidDel="00000000" w:rsidP="00000000" w:rsidRDefault="00000000" w:rsidRPr="00000000" w14:paraId="00000084">
      <w:pPr>
        <w:rPr>
          <w:rFonts w:ascii="Lexend" w:cs="Lexend" w:eastAsia="Lexend" w:hAnsi="Lexend"/>
          <w:color w:val="93c47d"/>
        </w:rPr>
      </w:pPr>
      <w:del w:author="Alienor" w:id="5" w:date="2026-02-23T19:52:52Z">
        <w:r w:rsidDel="00000000" w:rsidR="00000000" w:rsidRPr="00000000">
          <w:rPr>
            <w:rFonts w:ascii="Lexend" w:cs="Lexend" w:eastAsia="Lexend" w:hAnsi="Lexend"/>
            <w:color w:val="93c47d"/>
            <w:rtl w:val="0"/>
          </w:rPr>
          <w:tab/>
          <w:delText xml:space="preserve">x = 123 ^ 2</w:delText>
        </w:r>
      </w:del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Lexend" w:cs="Lexend" w:eastAsia="Lexend" w:hAnsi="Lexend"/>
          <w:color w:val="6aa84f"/>
        </w:rPr>
      </w:pPr>
      <w:r w:rsidDel="00000000" w:rsidR="00000000" w:rsidRPr="00000000">
        <w:rPr>
          <w:rFonts w:ascii="Lexend" w:cs="Lexend" w:eastAsia="Lexend" w:hAnsi="Lexend"/>
          <w:color w:val="6aa84f"/>
          <w:rtl w:val="0"/>
        </w:rPr>
        <w:t xml:space="preserve">OU</w:t>
      </w:r>
    </w:p>
    <w:p w:rsidR="00000000" w:rsidDel="00000000" w:rsidP="00000000" w:rsidRDefault="00000000" w:rsidRPr="00000000" w14:paraId="00000086">
      <w:pPr>
        <w:rPr>
          <w:rFonts w:ascii="Lexend" w:cs="Lexend" w:eastAsia="Lexend" w:hAnsi="Lexend"/>
          <w:color w:val="93c47d"/>
        </w:rPr>
      </w:pPr>
      <w:r w:rsidDel="00000000" w:rsidR="00000000" w:rsidRPr="00000000">
        <w:rPr>
          <w:rFonts w:ascii="Lexend" w:cs="Lexend" w:eastAsia="Lexend" w:hAnsi="Lexend"/>
          <w:color w:val="93c47d"/>
          <w:rtl w:val="0"/>
        </w:rPr>
        <w:tab/>
        <w:t xml:space="preserve">(x = 123 * 123) possible mais moins simple → voir questions suivantes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ind w:left="720" w:hanging="360"/>
        <w:rPr>
          <w:rFonts w:ascii="Lexend" w:cs="Lexend" w:eastAsia="Lexend" w:hAnsi="Lexend"/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720" w:firstLine="0"/>
        <w:rPr>
          <w:rFonts w:ascii="Lexend" w:cs="Lexend" w:eastAsia="Lexend" w:hAnsi="Lexend"/>
          <w:color w:val="93c47d"/>
        </w:rPr>
      </w:pP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x = 456**3</w:t>
      </w:r>
    </w:p>
    <w:p w:rsidR="00000000" w:rsidDel="00000000" w:rsidP="00000000" w:rsidRDefault="00000000" w:rsidRPr="00000000" w14:paraId="00000089">
      <w:pPr>
        <w:rPr>
          <w:del w:author="Alienor" w:id="6" w:date="2026-02-23T19:52:57Z"/>
          <w:rFonts w:ascii="Lexend" w:cs="Lexend" w:eastAsia="Lexend" w:hAnsi="Lexend"/>
          <w:color w:val="6aa84f"/>
        </w:rPr>
      </w:pPr>
      <w:del w:author="Alienor" w:id="6" w:date="2026-02-23T19:52:57Z">
        <w:r w:rsidDel="00000000" w:rsidR="00000000" w:rsidRPr="00000000">
          <w:rPr>
            <w:rFonts w:ascii="Lexend" w:cs="Lexend" w:eastAsia="Lexend" w:hAnsi="Lexend"/>
            <w:color w:val="6aa84f"/>
            <w:rtl w:val="0"/>
          </w:rPr>
          <w:delText xml:space="preserve">OU</w:delText>
        </w:r>
      </w:del>
    </w:p>
    <w:p w:rsidR="00000000" w:rsidDel="00000000" w:rsidP="00000000" w:rsidRDefault="00000000" w:rsidRPr="00000000" w14:paraId="0000008A">
      <w:pPr>
        <w:rPr>
          <w:rFonts w:ascii="Lexend" w:cs="Lexend" w:eastAsia="Lexend" w:hAnsi="Lexend"/>
          <w:color w:val="93c47d"/>
        </w:rPr>
      </w:pPr>
      <w:del w:author="Alienor" w:id="6" w:date="2026-02-23T19:52:57Z">
        <w:r w:rsidDel="00000000" w:rsidR="00000000" w:rsidRPr="00000000">
          <w:rPr>
            <w:rFonts w:ascii="Lexend" w:cs="Lexend" w:eastAsia="Lexend" w:hAnsi="Lexend"/>
            <w:color w:val="93c47d"/>
            <w:rtl w:val="0"/>
          </w:rPr>
          <w:tab/>
          <w:delText xml:space="preserve">x = 456 ^ 3</w:delText>
        </w:r>
      </w:del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Lexend" w:cs="Lexend" w:eastAsia="Lexend" w:hAnsi="Lexend"/>
          <w:color w:val="6aa84f"/>
        </w:rPr>
      </w:pPr>
      <w:r w:rsidDel="00000000" w:rsidR="00000000" w:rsidRPr="00000000">
        <w:rPr>
          <w:rFonts w:ascii="Lexend" w:cs="Lexend" w:eastAsia="Lexend" w:hAnsi="Lexend"/>
          <w:color w:val="6aa84f"/>
          <w:rtl w:val="0"/>
        </w:rPr>
        <w:t xml:space="preserve">OU</w:t>
      </w:r>
    </w:p>
    <w:p w:rsidR="00000000" w:rsidDel="00000000" w:rsidP="00000000" w:rsidRDefault="00000000" w:rsidRPr="00000000" w14:paraId="0000008C">
      <w:pPr>
        <w:ind w:left="720" w:firstLine="0"/>
        <w:rPr>
          <w:rFonts w:ascii="Lexend" w:cs="Lexend" w:eastAsia="Lexend" w:hAnsi="Lexend"/>
          <w:color w:val="6aa84f"/>
        </w:rPr>
      </w:pP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(x = 456 * 456 * 456) toujours possible mais plus de risque de se tromper car l’affectation est plus longue. De plus, à partir de la question suivante, c’est une méthode lourde car la puissance devient beaucoup plus grande.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ind w:left="720" w:hanging="360"/>
        <w:rPr>
          <w:rFonts w:ascii="Lexend" w:cs="Lexend" w:eastAsia="Lexend" w:hAnsi="Lexend"/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720" w:firstLine="0"/>
        <w:rPr>
          <w:rFonts w:ascii="Lexend" w:cs="Lexend" w:eastAsia="Lexend" w:hAnsi="Lexend"/>
          <w:color w:val="93c47d"/>
        </w:rPr>
      </w:pP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x = 7**10</w:t>
      </w:r>
    </w:p>
    <w:p w:rsidR="00000000" w:rsidDel="00000000" w:rsidP="00000000" w:rsidRDefault="00000000" w:rsidRPr="00000000" w14:paraId="0000008F">
      <w:pPr>
        <w:rPr>
          <w:del w:author="Alienor" w:id="7" w:date="2026-02-23T19:53:01Z"/>
          <w:rFonts w:ascii="Lexend" w:cs="Lexend" w:eastAsia="Lexend" w:hAnsi="Lexend"/>
          <w:color w:val="6aa84f"/>
        </w:rPr>
      </w:pPr>
      <w:del w:author="Alienor" w:id="7" w:date="2026-02-23T19:53:01Z">
        <w:r w:rsidDel="00000000" w:rsidR="00000000" w:rsidRPr="00000000">
          <w:rPr>
            <w:rFonts w:ascii="Lexend" w:cs="Lexend" w:eastAsia="Lexend" w:hAnsi="Lexend"/>
            <w:color w:val="6aa84f"/>
            <w:rtl w:val="0"/>
          </w:rPr>
          <w:delText xml:space="preserve">OU</w:delText>
        </w:r>
      </w:del>
    </w:p>
    <w:p w:rsidR="00000000" w:rsidDel="00000000" w:rsidP="00000000" w:rsidRDefault="00000000" w:rsidRPr="00000000" w14:paraId="00000090">
      <w:pPr>
        <w:rPr>
          <w:rFonts w:ascii="Lexend" w:cs="Lexend" w:eastAsia="Lexend" w:hAnsi="Lexend"/>
          <w:color w:val="93c47d"/>
        </w:rPr>
      </w:pPr>
      <w:del w:author="Alienor" w:id="7" w:date="2026-02-23T19:53:01Z">
        <w:r w:rsidDel="00000000" w:rsidR="00000000" w:rsidRPr="00000000">
          <w:rPr>
            <w:rFonts w:ascii="Lexend" w:cs="Lexend" w:eastAsia="Lexend" w:hAnsi="Lexend"/>
            <w:color w:val="93c47d"/>
            <w:rtl w:val="0"/>
          </w:rPr>
          <w:tab/>
          <w:delText xml:space="preserve">x = 7 ^ 10</w:delText>
        </w:r>
      </w:del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Lexend" w:cs="Lexend" w:eastAsia="Lexend" w:hAnsi="Lexend"/>
          <w:color w:val="6aa84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6aa84f"/>
          <w:rtl w:val="0"/>
        </w:rPr>
        <w:t xml:space="preserve">Remarque</w:t>
      </w:r>
      <w:r w:rsidDel="00000000" w:rsidR="00000000" w:rsidRPr="00000000">
        <w:rPr>
          <w:rFonts w:ascii="Lexend" w:cs="Lexend" w:eastAsia="Lexend" w:hAnsi="Lexend"/>
          <w:color w:val="6aa84f"/>
          <w:rtl w:val="0"/>
        </w:rPr>
        <w:t xml:space="preserve"> : la méthode en utilisant seulement des multiplication ( opérateur * ) est beaucoup trop lourde à cette question, c’est pourquoi il faut utiliser dans ce cas les opérateurs puissance ** </w:t>
      </w:r>
      <w:del w:author="Alienor" w:id="8" w:date="2026-02-23T19:53:05Z">
        <w:r w:rsidDel="00000000" w:rsidR="00000000" w:rsidRPr="00000000">
          <w:rPr>
            <w:rFonts w:ascii="Lexend" w:cs="Lexend" w:eastAsia="Lexend" w:hAnsi="Lexend"/>
            <w:color w:val="6aa84f"/>
            <w:rtl w:val="0"/>
          </w:rPr>
          <w:delText xml:space="preserve">ou ^.</w:delText>
        </w:r>
      </w:del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Lexend" w:cs="Lexend" w:eastAsia="Lexend" w:hAnsi="Lexend"/>
          <w:color w:val="93c4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rPr>
          <w:rFonts w:ascii="Lexend" w:cs="Lexend" w:eastAsia="Lexend" w:hAnsi="Lexend"/>
          <w:b w:val="1"/>
          <w:bCs w:val="1"/>
          <w:color w:val="000000"/>
          <w:sz w:val="24"/>
          <w:szCs w:val="24"/>
        </w:rPr>
      </w:pPr>
      <w:bookmarkStart w:colFirst="0" w:colLast="0" w:name="_s9zrqz52wb7x" w:id="12"/>
      <w:bookmarkEnd w:id="12"/>
      <w:r w:rsidDel="00000000" w:rsidR="00000000" w:rsidRPr="00000000">
        <w:rPr>
          <w:rFonts w:ascii="Lexend" w:cs="Lexend" w:eastAsia="Lexend" w:hAnsi="Lexend"/>
          <w:color w:val="000000"/>
          <w:sz w:val="24"/>
          <w:szCs w:val="24"/>
          <w:rtl w:val="0"/>
        </w:rPr>
        <w:t xml:space="preserve">⭐⭐ </w:t>
      </w:r>
      <w:r w:rsidDel="00000000" w:rsidR="00000000" w:rsidRPr="00000000">
        <w:rPr>
          <w:rFonts w:ascii="Lexend" w:cs="Lexend" w:eastAsia="Lexend" w:hAnsi="Lexend"/>
          <w:color w:val="000000"/>
          <w:sz w:val="24"/>
          <w:szCs w:val="24"/>
          <w:rtl w:val="0"/>
        </w:rPr>
        <w:t xml:space="preserve">ESG133</w:t>
      </w:r>
      <w:r w:rsidDel="00000000" w:rsidR="00000000" w:rsidRPr="00000000">
        <w:rPr>
          <w:rFonts w:ascii="Lexend" w:cs="Lexend" w:eastAsia="Lexend" w:hAnsi="Lexend"/>
          <w:color w:val="000000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Lexend" w:cs="Lexend" w:eastAsia="Lexend" w:hAnsi="Lexend"/>
          <w:color w:val="000000"/>
          <w:sz w:val="24"/>
          <w:szCs w:val="24"/>
          <w:u w:val="single"/>
          <w:rtl w:val="0"/>
        </w:rPr>
        <w:t xml:space="preserve">Exercice 3</w:t>
      </w:r>
      <w:r w:rsidDel="00000000" w:rsidR="00000000" w:rsidRPr="00000000">
        <w:rPr>
          <w:rFonts w:ascii="Lexend" w:cs="Lexend" w:eastAsia="Lexend" w:hAnsi="Lexend"/>
          <w:color w:val="000000"/>
          <w:sz w:val="24"/>
          <w:szCs w:val="24"/>
          <w:rtl w:val="0"/>
        </w:rPr>
        <w:t xml:space="preserve"> : 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4"/>
          <w:szCs w:val="24"/>
          <w:rtl w:val="0"/>
        </w:rPr>
        <w:t xml:space="preserve">Calcul de moyenne</w:t>
      </w:r>
    </w:p>
    <w:p w:rsidR="00000000" w:rsidDel="00000000" w:rsidP="00000000" w:rsidRDefault="00000000" w:rsidRPr="00000000" w14:paraId="00000095">
      <w:pPr>
        <w:rPr>
          <w:rFonts w:ascii="Lexend" w:cs="Lexend" w:eastAsia="Lexend" w:hAnsi="Lexend"/>
          <w:i w:val="1"/>
          <w:iCs w:val="1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Lexend" w:cs="Lexend" w:eastAsia="Lexend" w:hAnsi="Lexend"/>
          <w:i w:val="1"/>
          <w:iCs w:val="1"/>
          <w:sz w:val="20"/>
          <w:szCs w:val="20"/>
          <w:u w:val="single"/>
          <w:rtl w:val="0"/>
        </w:rPr>
        <w:t xml:space="preserve">Notions</w:t>
      </w:r>
      <w:r w:rsidDel="00000000" w:rsidR="00000000" w:rsidRPr="00000000">
        <w:rPr>
          <w:rFonts w:ascii="Lexend" w:cs="Lexend" w:eastAsia="Lexend" w:hAnsi="Lexend"/>
          <w:i w:val="1"/>
          <w:iCs w:val="1"/>
          <w:sz w:val="20"/>
          <w:szCs w:val="20"/>
          <w:rtl w:val="0"/>
        </w:rPr>
        <w:t xml:space="preserve"> : initialisation de variables, opérations, affichage</w:t>
      </w:r>
    </w:p>
    <w:p w:rsidR="00000000" w:rsidDel="00000000" w:rsidP="00000000" w:rsidRDefault="00000000" w:rsidRPr="00000000" w14:paraId="00000096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On commence à écrire un script :  </w:t>
      </w:r>
    </w:p>
    <w:p w:rsidR="00000000" w:rsidDel="00000000" w:rsidP="00000000" w:rsidRDefault="00000000" w:rsidRPr="00000000" w14:paraId="00000097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 x = 1048</w:t>
      </w:r>
    </w:p>
    <w:p w:rsidR="00000000" w:rsidDel="00000000" w:rsidP="00000000" w:rsidRDefault="00000000" w:rsidRPr="00000000" w14:paraId="00000098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 y = 228</w:t>
      </w:r>
    </w:p>
    <w:p w:rsidR="00000000" w:rsidDel="00000000" w:rsidP="00000000" w:rsidRDefault="00000000" w:rsidRPr="00000000" w14:paraId="00000099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 z = 104</w:t>
      </w:r>
    </w:p>
    <w:p w:rsidR="00000000" w:rsidDel="00000000" w:rsidP="00000000" w:rsidRDefault="00000000" w:rsidRPr="00000000" w14:paraId="0000009A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Compléter le script pour qu’il renvoie la moyenne des variables x, y et z. Le tester.</w:t>
      </w:r>
    </w:p>
    <w:p w:rsidR="00000000" w:rsidDel="00000000" w:rsidP="00000000" w:rsidRDefault="00000000" w:rsidRPr="00000000" w14:paraId="0000009B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Lexend" w:cs="Lexend" w:eastAsia="Lexend" w:hAnsi="Lexend"/>
          <w:color w:val="6aa84f"/>
        </w:rPr>
      </w:pPr>
      <w:r w:rsidDel="00000000" w:rsidR="00000000" w:rsidRPr="00000000">
        <w:rPr>
          <w:rFonts w:ascii="Lexend" w:cs="Lexend" w:eastAsia="Lexend" w:hAnsi="Lexend"/>
          <w:color w:val="6aa84f"/>
          <w:u w:val="single"/>
          <w:rtl w:val="0"/>
        </w:rPr>
        <w:t xml:space="preserve">Correction</w:t>
      </w:r>
      <w:r w:rsidDel="00000000" w:rsidR="00000000" w:rsidRPr="00000000">
        <w:rPr>
          <w:rFonts w:ascii="Lexend" w:cs="Lexend" w:eastAsia="Lexend" w:hAnsi="Lexend"/>
          <w:color w:val="6aa84f"/>
          <w:rtl w:val="0"/>
        </w:rPr>
        <w:t xml:space="preserve"> : </w:t>
      </w:r>
    </w:p>
    <w:p w:rsidR="00000000" w:rsidDel="00000000" w:rsidP="00000000" w:rsidRDefault="00000000" w:rsidRPr="00000000" w14:paraId="0000009D">
      <w:pPr>
        <w:ind w:left="720" w:firstLine="0"/>
        <w:rPr>
          <w:rFonts w:ascii="Lexend" w:cs="Lexend" w:eastAsia="Lexend" w:hAnsi="Lexend"/>
          <w:color w:val="93c47d"/>
        </w:rPr>
      </w:pP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x = 1048</w:t>
      </w:r>
    </w:p>
    <w:p w:rsidR="00000000" w:rsidDel="00000000" w:rsidP="00000000" w:rsidRDefault="00000000" w:rsidRPr="00000000" w14:paraId="0000009E">
      <w:pPr>
        <w:ind w:left="720" w:firstLine="0"/>
        <w:rPr>
          <w:rFonts w:ascii="Lexend" w:cs="Lexend" w:eastAsia="Lexend" w:hAnsi="Lexend"/>
          <w:color w:val="93c47d"/>
        </w:rPr>
      </w:pP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y = 228</w:t>
      </w:r>
    </w:p>
    <w:p w:rsidR="00000000" w:rsidDel="00000000" w:rsidP="00000000" w:rsidRDefault="00000000" w:rsidRPr="00000000" w14:paraId="0000009F">
      <w:pPr>
        <w:ind w:left="720" w:firstLine="0"/>
        <w:rPr>
          <w:rFonts w:ascii="Lexend" w:cs="Lexend" w:eastAsia="Lexend" w:hAnsi="Lexend"/>
          <w:color w:val="93c47d"/>
        </w:rPr>
      </w:pP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z = 104</w:t>
      </w:r>
    </w:p>
    <w:p w:rsidR="00000000" w:rsidDel="00000000" w:rsidP="00000000" w:rsidRDefault="00000000" w:rsidRPr="00000000" w14:paraId="000000A0">
      <w:pPr>
        <w:ind w:left="720" w:firstLine="0"/>
        <w:rPr>
          <w:rFonts w:ascii="Lexend" w:cs="Lexend" w:eastAsia="Lexend" w:hAnsi="Lexend"/>
          <w:color w:val="93c47d"/>
        </w:rPr>
      </w:pP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M = (x+y+z)/3</w:t>
      </w:r>
    </w:p>
    <w:p w:rsidR="00000000" w:rsidDel="00000000" w:rsidP="00000000" w:rsidRDefault="00000000" w:rsidRPr="00000000" w14:paraId="000000A1">
      <w:pPr>
        <w:ind w:left="720" w:firstLine="0"/>
        <w:rPr>
          <w:rFonts w:ascii="Lexend" w:cs="Lexend" w:eastAsia="Lexend" w:hAnsi="Lexend"/>
          <w:color w:val="93c47d"/>
        </w:rPr>
      </w:pP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print(M)</w:t>
      </w:r>
    </w:p>
    <w:p w:rsidR="00000000" w:rsidDel="00000000" w:rsidP="00000000" w:rsidRDefault="00000000" w:rsidRPr="00000000" w14:paraId="000000A2">
      <w:pPr>
        <w:ind w:left="720" w:firstLine="0"/>
        <w:rPr>
          <w:rFonts w:ascii="Lexend" w:cs="Lexend" w:eastAsia="Lexend" w:hAnsi="Lexend"/>
          <w:color w:val="93c4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rPr>
          <w:rFonts w:ascii="Lexend" w:cs="Lexend" w:eastAsia="Lexend" w:hAnsi="Lexend"/>
          <w:color w:val="000000"/>
          <w:sz w:val="24"/>
          <w:szCs w:val="24"/>
        </w:rPr>
      </w:pPr>
      <w:bookmarkStart w:colFirst="0" w:colLast="0" w:name="_rr6e7nn93sy3" w:id="13"/>
      <w:bookmarkEnd w:id="13"/>
      <w:r w:rsidDel="00000000" w:rsidR="00000000" w:rsidRPr="00000000">
        <w:rPr>
          <w:rFonts w:ascii="Lexend" w:cs="Lexend" w:eastAsia="Lexend" w:hAnsi="Lexend"/>
          <w:color w:val="000000"/>
          <w:sz w:val="24"/>
          <w:szCs w:val="24"/>
          <w:rtl w:val="0"/>
        </w:rPr>
        <w:t xml:space="preserve">⭐⭐ </w:t>
      </w:r>
      <w:r w:rsidDel="00000000" w:rsidR="00000000" w:rsidRPr="00000000">
        <w:rPr>
          <w:rFonts w:ascii="Lexend" w:cs="Lexend" w:eastAsia="Lexend" w:hAnsi="Lexend"/>
          <w:color w:val="000000"/>
          <w:sz w:val="24"/>
          <w:szCs w:val="24"/>
          <w:rtl w:val="0"/>
        </w:rPr>
        <w:t xml:space="preserve">ESG134</w:t>
      </w:r>
      <w:r w:rsidDel="00000000" w:rsidR="00000000" w:rsidRPr="00000000">
        <w:rPr>
          <w:rFonts w:ascii="Lexend" w:cs="Lexend" w:eastAsia="Lexend" w:hAnsi="Lexend"/>
          <w:color w:val="000000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Lexend" w:cs="Lexend" w:eastAsia="Lexend" w:hAnsi="Lexend"/>
          <w:color w:val="000000"/>
          <w:sz w:val="24"/>
          <w:szCs w:val="24"/>
          <w:u w:val="single"/>
          <w:rtl w:val="0"/>
        </w:rPr>
        <w:t xml:space="preserve">Exercice 4</w:t>
      </w:r>
      <w:r w:rsidDel="00000000" w:rsidR="00000000" w:rsidRPr="00000000">
        <w:rPr>
          <w:rFonts w:ascii="Lexend" w:cs="Lexend" w:eastAsia="Lexend" w:hAnsi="Lexend"/>
          <w:color w:val="000000"/>
          <w:sz w:val="24"/>
          <w:szCs w:val="24"/>
          <w:rtl w:val="0"/>
        </w:rPr>
        <w:t xml:space="preserve"> :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4"/>
          <w:szCs w:val="24"/>
          <w:rtl w:val="0"/>
        </w:rPr>
        <w:t xml:space="preserve">Valeur inconnue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Lexend" w:cs="Lexend" w:eastAsia="Lexend" w:hAnsi="Lexend"/>
          <w:i w:val="1"/>
          <w:iCs w:val="1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Lexend" w:cs="Lexend" w:eastAsia="Lexend" w:hAnsi="Lexend"/>
          <w:i w:val="1"/>
          <w:iCs w:val="1"/>
          <w:sz w:val="20"/>
          <w:szCs w:val="20"/>
          <w:u w:val="single"/>
          <w:rtl w:val="0"/>
        </w:rPr>
        <w:t xml:space="preserve">Notions</w:t>
      </w:r>
      <w:r w:rsidDel="00000000" w:rsidR="00000000" w:rsidRPr="00000000">
        <w:rPr>
          <w:rFonts w:ascii="Lexend" w:cs="Lexend" w:eastAsia="Lexend" w:hAnsi="Lexend"/>
          <w:i w:val="1"/>
          <w:iCs w:val="1"/>
          <w:sz w:val="20"/>
          <w:szCs w:val="20"/>
          <w:rtl w:val="0"/>
        </w:rPr>
        <w:t xml:space="preserve"> : lecture de programme, initialisation de variables, opérations</w:t>
      </w:r>
    </w:p>
    <w:p w:rsidR="00000000" w:rsidDel="00000000" w:rsidP="00000000" w:rsidRDefault="00000000" w:rsidRPr="00000000" w14:paraId="000000A5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Voici un programme Python : </w:t>
      </w:r>
    </w:p>
    <w:p w:rsidR="00000000" w:rsidDel="00000000" w:rsidP="00000000" w:rsidRDefault="00000000" w:rsidRPr="00000000" w14:paraId="000000A6">
      <w:pPr>
        <w:rPr>
          <w:rFonts w:ascii="Lexend" w:cs="Lexend" w:eastAsia="Lexend" w:hAnsi="Lexend"/>
          <w:color w:val="f9cb9c"/>
        </w:rPr>
      </w:pPr>
      <w:r w:rsidDel="00000000" w:rsidR="00000000" w:rsidRPr="00000000">
        <w:rPr>
          <w:rFonts w:ascii="Lexend" w:cs="Lexend" w:eastAsia="Lexend" w:hAnsi="Lexend"/>
          <w:color w:val="a4c2f4"/>
          <w:rtl w:val="0"/>
        </w:rPr>
        <w:tab/>
        <w:t xml:space="preserve">x = </w:t>
      </w:r>
      <w:r w:rsidDel="00000000" w:rsidR="00000000" w:rsidRPr="00000000">
        <w:rPr>
          <w:rFonts w:ascii="Lexend" w:cs="Lexend" w:eastAsia="Lexend" w:hAnsi="Lexend"/>
          <w:color w:val="f9cb9c"/>
          <w:rtl w:val="0"/>
        </w:rPr>
        <w:t xml:space="preserve">???</w:t>
      </w:r>
    </w:p>
    <w:p w:rsidR="00000000" w:rsidDel="00000000" w:rsidP="00000000" w:rsidRDefault="00000000" w:rsidRPr="00000000" w14:paraId="000000A7">
      <w:pPr>
        <w:rPr>
          <w:rFonts w:ascii="Lexend" w:cs="Lexend" w:eastAsia="Lexend" w:hAnsi="Lexend"/>
          <w:color w:val="a4c2f4"/>
        </w:rPr>
      </w:pPr>
      <w:r w:rsidDel="00000000" w:rsidR="00000000" w:rsidRPr="00000000">
        <w:rPr>
          <w:rFonts w:ascii="Lexend" w:cs="Lexend" w:eastAsia="Lexend" w:hAnsi="Lexend"/>
          <w:color w:val="a4c2f4"/>
          <w:rtl w:val="0"/>
        </w:rPr>
        <w:tab/>
        <w:t xml:space="preserve">y = x + 3</w:t>
      </w:r>
    </w:p>
    <w:p w:rsidR="00000000" w:rsidDel="00000000" w:rsidP="00000000" w:rsidRDefault="00000000" w:rsidRPr="00000000" w14:paraId="000000A8">
      <w:pPr>
        <w:rPr>
          <w:rFonts w:ascii="Lexend" w:cs="Lexend" w:eastAsia="Lexend" w:hAnsi="Lexend"/>
          <w:color w:val="a4c2f4"/>
        </w:rPr>
      </w:pPr>
      <w:r w:rsidDel="00000000" w:rsidR="00000000" w:rsidRPr="00000000">
        <w:rPr>
          <w:rFonts w:ascii="Lexend" w:cs="Lexend" w:eastAsia="Lexend" w:hAnsi="Lexend"/>
          <w:color w:val="a4c2f4"/>
          <w:rtl w:val="0"/>
        </w:rPr>
        <w:tab/>
        <w:t xml:space="preserve">z = y * 2</w:t>
      </w:r>
    </w:p>
    <w:p w:rsidR="00000000" w:rsidDel="00000000" w:rsidP="00000000" w:rsidRDefault="00000000" w:rsidRPr="00000000" w14:paraId="000000A9">
      <w:pPr>
        <w:rPr>
          <w:rFonts w:ascii="Lexend" w:cs="Lexend" w:eastAsia="Lexend" w:hAnsi="Lexend"/>
          <w:color w:val="a4c2f4"/>
        </w:rPr>
      </w:pPr>
      <w:r w:rsidDel="00000000" w:rsidR="00000000" w:rsidRPr="00000000">
        <w:rPr>
          <w:rFonts w:ascii="Lexend" w:cs="Lexend" w:eastAsia="Lexend" w:hAnsi="Lexend"/>
          <w:color w:val="a4c2f4"/>
          <w:rtl w:val="0"/>
        </w:rPr>
        <w:tab/>
        <w:t xml:space="preserve">print(z)</w:t>
      </w:r>
    </w:p>
    <w:p w:rsidR="00000000" w:rsidDel="00000000" w:rsidP="00000000" w:rsidRDefault="00000000" w:rsidRPr="00000000" w14:paraId="000000AA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Une fois exécuté, le programme affiche 20. Quelle est la valeur de la variable x (</w:t>
      </w:r>
      <w:ins w:author="Alienor" w:id="9" w:date="2026-02-23T19:58:12Z">
        <w:r w:rsidDel="00000000" w:rsidR="00000000" w:rsidRPr="00000000">
          <w:rPr>
            <w:rFonts w:ascii="Lexend" w:cs="Lexend" w:eastAsia="Lexend" w:hAnsi="Lexend"/>
            <w:rtl w:val="0"/>
          </w:rPr>
          <w:t xml:space="preserve">c’est à dire </w:t>
        </w:r>
      </w:ins>
      <w:del w:author="Alienor" w:id="9" w:date="2026-02-23T19:58:12Z">
        <w:r w:rsidDel="00000000" w:rsidR="00000000" w:rsidRPr="00000000">
          <w:rPr>
            <w:rFonts w:ascii="Lexend" w:cs="Lexend" w:eastAsia="Lexend" w:hAnsi="Lexend"/>
            <w:rtl w:val="0"/>
          </w:rPr>
          <w:delText xml:space="preserve">ie </w:delText>
        </w:r>
      </w:del>
      <w:r w:rsidDel="00000000" w:rsidR="00000000" w:rsidRPr="00000000">
        <w:rPr>
          <w:rFonts w:ascii="Lexend" w:cs="Lexend" w:eastAsia="Lexend" w:hAnsi="Lexend"/>
          <w:rtl w:val="0"/>
        </w:rPr>
        <w:t xml:space="preserve">que</w:t>
      </w:r>
      <w:r w:rsidDel="00000000" w:rsidR="00000000" w:rsidRPr="00000000">
        <w:rPr>
          <w:rFonts w:ascii="Lexend" w:cs="Lexend" w:eastAsia="Lexend" w:hAnsi="Lexend"/>
          <w:rtl w:val="0"/>
        </w:rPr>
        <w:t xml:space="preserve">l</w:t>
      </w:r>
      <w:ins w:author="Alienor" w:id="10" w:date="2026-02-23T19:58:10Z">
        <w:r w:rsidDel="00000000" w:rsidR="00000000" w:rsidRPr="00000000">
          <w:rPr>
            <w:rFonts w:ascii="Lexend" w:cs="Lexend" w:eastAsia="Lexend" w:hAnsi="Lexend"/>
            <w:rtl w:val="0"/>
          </w:rPr>
          <w:t xml:space="preserve">le</w:t>
        </w:r>
      </w:ins>
      <w:r w:rsidDel="00000000" w:rsidR="00000000" w:rsidRPr="00000000">
        <w:rPr>
          <w:rFonts w:ascii="Lexend" w:cs="Lexend" w:eastAsia="Lexend" w:hAnsi="Lexend"/>
          <w:rtl w:val="0"/>
        </w:rPr>
        <w:t xml:space="preserve"> valeur se cache derrière les points d'interrogation</w:t>
      </w:r>
      <w:del w:author="Alienor" w:id="11" w:date="2026-02-23T19:58:31Z">
        <w:r w:rsidDel="00000000" w:rsidR="00000000" w:rsidRPr="00000000">
          <w:rPr>
            <w:rFonts w:ascii="Lexend" w:cs="Lexend" w:eastAsia="Lexend" w:hAnsi="Lexend"/>
            <w:rtl w:val="0"/>
          </w:rPr>
          <w:delText xml:space="preserve">s</w:delText>
        </w:r>
      </w:del>
      <w:r w:rsidDel="00000000" w:rsidR="00000000" w:rsidRPr="00000000">
        <w:rPr>
          <w:rFonts w:ascii="Lexend" w:cs="Lexend" w:eastAsia="Lexend" w:hAnsi="Lexend"/>
          <w:rtl w:val="0"/>
        </w:rPr>
        <w:t xml:space="preserve">) ?</w:t>
      </w:r>
    </w:p>
    <w:p w:rsidR="00000000" w:rsidDel="00000000" w:rsidP="00000000" w:rsidRDefault="00000000" w:rsidRPr="00000000" w14:paraId="000000AB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Lexend" w:cs="Lexend" w:eastAsia="Lexend" w:hAnsi="Lexend"/>
          <w:color w:val="6aa84f"/>
        </w:rPr>
      </w:pPr>
      <w:r w:rsidDel="00000000" w:rsidR="00000000" w:rsidRPr="00000000">
        <w:rPr>
          <w:rFonts w:ascii="Lexend" w:cs="Lexend" w:eastAsia="Lexend" w:hAnsi="Lexend"/>
          <w:color w:val="6aa84f"/>
          <w:u w:val="single"/>
          <w:rtl w:val="0"/>
        </w:rPr>
        <w:t xml:space="preserve">Correction</w:t>
      </w:r>
      <w:r w:rsidDel="00000000" w:rsidR="00000000" w:rsidRPr="00000000">
        <w:rPr>
          <w:rFonts w:ascii="Lexend" w:cs="Lexend" w:eastAsia="Lexend" w:hAnsi="Lexend"/>
          <w:color w:val="6aa84f"/>
          <w:rtl w:val="0"/>
        </w:rPr>
        <w:t xml:space="preserve"> : </w:t>
      </w:r>
    </w:p>
    <w:p w:rsidR="00000000" w:rsidDel="00000000" w:rsidP="00000000" w:rsidRDefault="00000000" w:rsidRPr="00000000" w14:paraId="000000AD">
      <w:pPr>
        <w:ind w:left="720" w:firstLine="0"/>
        <w:rPr>
          <w:rFonts w:ascii="Lexend" w:cs="Lexend" w:eastAsia="Lexend" w:hAnsi="Lexend"/>
          <w:color w:val="93c47d"/>
        </w:rPr>
      </w:pP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x = 7</w:t>
      </w:r>
    </w:p>
    <w:p w:rsidR="00000000" w:rsidDel="00000000" w:rsidP="00000000" w:rsidRDefault="00000000" w:rsidRPr="00000000" w14:paraId="000000AE">
      <w:pPr>
        <w:rPr>
          <w:rFonts w:ascii="Lexend" w:cs="Lexend" w:eastAsia="Lexend" w:hAnsi="Lexend"/>
          <w:color w:val="6aa84f"/>
        </w:rPr>
      </w:pPr>
      <w:r w:rsidDel="00000000" w:rsidR="00000000" w:rsidRPr="00000000">
        <w:rPr>
          <w:rFonts w:ascii="Lexend" w:cs="Lexend" w:eastAsia="Lexend" w:hAnsi="Lexend"/>
          <w:color w:val="6aa84f"/>
          <w:rtl w:val="0"/>
        </w:rPr>
        <w:t xml:space="preserve">En effet, en regardant la dernière ligne, z est la variable qui est affichée (</w:t>
      </w: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print(z)</w:t>
      </w:r>
      <w:r w:rsidDel="00000000" w:rsidR="00000000" w:rsidRPr="00000000">
        <w:rPr>
          <w:rFonts w:ascii="Lexend" w:cs="Lexend" w:eastAsia="Lexend" w:hAnsi="Lexend"/>
          <w:color w:val="6aa84f"/>
          <w:rtl w:val="0"/>
        </w:rPr>
        <w:t xml:space="preserve">) donc z = 20. Or d’après la troisième ligne, z est le double de y (i.e </w:t>
      </w: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z = 2*y</w:t>
      </w:r>
      <w:r w:rsidDel="00000000" w:rsidR="00000000" w:rsidRPr="00000000">
        <w:rPr>
          <w:rFonts w:ascii="Lexend" w:cs="Lexend" w:eastAsia="Lexend" w:hAnsi="Lexend"/>
          <w:color w:val="6aa84f"/>
          <w:rtl w:val="0"/>
        </w:rPr>
        <w:t xml:space="preserve">) donc y=10. De plus, d’après la deuxième ligne, y = x + 3 ⇐⇒ 10 = x + 3 ⇐⇒ x = 10 - 3 ⇐⇒ x = 7. Ainsi x = 7.</w:t>
      </w:r>
    </w:p>
    <w:p w:rsidR="00000000" w:rsidDel="00000000" w:rsidP="00000000" w:rsidRDefault="00000000" w:rsidRPr="00000000" w14:paraId="000000AF">
      <w:pPr>
        <w:ind w:firstLine="720"/>
        <w:rPr>
          <w:rFonts w:ascii="Lexend" w:cs="Lexend" w:eastAsia="Lexend" w:hAnsi="Lexend"/>
          <w:color w:val="6aa84f"/>
        </w:rPr>
      </w:pPr>
      <w:r w:rsidDel="00000000" w:rsidR="00000000" w:rsidRPr="00000000">
        <w:rPr>
          <w:rFonts w:ascii="Lexend" w:cs="Lexend" w:eastAsia="Lexend" w:hAnsi="Lexend"/>
          <w:color w:val="6aa84f"/>
          <w:rtl w:val="0"/>
        </w:rPr>
        <w:t xml:space="preserve">Pour résumer, nous sommes partis de la dernière ligne, puis nous sommes remontés ligne par ligne en résolvant les équations de chaque ligne.</w:t>
      </w:r>
    </w:p>
    <w:p w:rsidR="00000000" w:rsidDel="00000000" w:rsidP="00000000" w:rsidRDefault="00000000" w:rsidRPr="00000000" w14:paraId="000000B0">
      <w:pPr>
        <w:ind w:firstLine="72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- - - - - - - - - - - - - - - - - - - - - - - - - - - - - - - - - - - - - - - - - - - - - - - - - - - - - - - - - 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rPr>
          <w:rFonts w:ascii="Lexend" w:cs="Lexend" w:eastAsia="Lexend" w:hAnsi="Lexend"/>
        </w:rPr>
      </w:pPr>
      <w:bookmarkStart w:colFirst="0" w:colLast="0" w:name="_g8eb9qs1qrzt" w:id="14"/>
      <w:bookmarkEnd w:id="14"/>
      <w:r w:rsidDel="00000000" w:rsidR="00000000" w:rsidRPr="00000000">
        <w:rPr>
          <w:rFonts w:ascii="Lexend" w:cs="Lexend" w:eastAsia="Lexend" w:hAnsi="Lexend"/>
          <w:rtl w:val="0"/>
        </w:rPr>
        <w:t xml:space="preserve">Mixons tout ça ! </w:t>
      </w:r>
    </w:p>
    <w:p w:rsidR="00000000" w:rsidDel="00000000" w:rsidP="00000000" w:rsidRDefault="00000000" w:rsidRPr="00000000" w14:paraId="000000B3">
      <w:pPr>
        <w:pStyle w:val="Heading3"/>
        <w:rPr>
          <w:rFonts w:ascii="Lexend" w:cs="Lexend" w:eastAsia="Lexend" w:hAnsi="Lexend"/>
          <w:b w:val="1"/>
          <w:bCs w:val="1"/>
          <w:color w:val="000000"/>
          <w:sz w:val="24"/>
          <w:szCs w:val="24"/>
        </w:rPr>
      </w:pPr>
      <w:bookmarkStart w:colFirst="0" w:colLast="0" w:name="_4p8duy7qnyvj" w:id="15"/>
      <w:bookmarkEnd w:id="15"/>
      <w:r w:rsidDel="00000000" w:rsidR="00000000" w:rsidRPr="00000000">
        <w:rPr>
          <w:rFonts w:ascii="Lexend" w:cs="Lexend" w:eastAsia="Lexend" w:hAnsi="Lexend"/>
          <w:color w:val="000000"/>
          <w:sz w:val="24"/>
          <w:szCs w:val="24"/>
          <w:rtl w:val="0"/>
        </w:rPr>
        <w:t xml:space="preserve">⭐ </w:t>
      </w:r>
      <w:r w:rsidDel="00000000" w:rsidR="00000000" w:rsidRPr="00000000">
        <w:rPr>
          <w:rFonts w:ascii="Lexend" w:cs="Lexend" w:eastAsia="Lexend" w:hAnsi="Lexend"/>
          <w:color w:val="000000"/>
          <w:sz w:val="24"/>
          <w:szCs w:val="24"/>
          <w:rtl w:val="0"/>
        </w:rPr>
        <w:t xml:space="preserve">ESG101</w:t>
      </w:r>
      <w:r w:rsidDel="00000000" w:rsidR="00000000" w:rsidRPr="00000000">
        <w:rPr>
          <w:rFonts w:ascii="Lexend" w:cs="Lexend" w:eastAsia="Lexend" w:hAnsi="Lexend"/>
          <w:color w:val="000000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Lexend" w:cs="Lexend" w:eastAsia="Lexend" w:hAnsi="Lexend"/>
          <w:color w:val="000000"/>
          <w:sz w:val="24"/>
          <w:szCs w:val="24"/>
          <w:u w:val="single"/>
          <w:rtl w:val="0"/>
        </w:rPr>
        <w:t xml:space="preserve">Exercice 1</w:t>
      </w:r>
      <w:r w:rsidDel="00000000" w:rsidR="00000000" w:rsidRPr="00000000">
        <w:rPr>
          <w:rFonts w:ascii="Lexend" w:cs="Lexend" w:eastAsia="Lexend" w:hAnsi="Lexend"/>
          <w:color w:val="000000"/>
          <w:sz w:val="24"/>
          <w:szCs w:val="24"/>
          <w:rtl w:val="0"/>
        </w:rPr>
        <w:t xml:space="preserve"> : 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4"/>
          <w:szCs w:val="24"/>
          <w:rtl w:val="0"/>
        </w:rPr>
        <w:t xml:space="preserve">Le marchand du village</w:t>
      </w:r>
    </w:p>
    <w:p w:rsidR="00000000" w:rsidDel="00000000" w:rsidP="00000000" w:rsidRDefault="00000000" w:rsidRPr="00000000" w14:paraId="000000B4">
      <w:pPr>
        <w:rPr>
          <w:rFonts w:ascii="Lexend" w:cs="Lexend" w:eastAsia="Lexend" w:hAnsi="Lexend"/>
          <w:i w:val="1"/>
          <w:iCs w:val="1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Lexend" w:cs="Lexend" w:eastAsia="Lexend" w:hAnsi="Lexend"/>
          <w:i w:val="1"/>
          <w:iCs w:val="1"/>
          <w:sz w:val="20"/>
          <w:szCs w:val="20"/>
          <w:u w:val="single"/>
          <w:rtl w:val="0"/>
        </w:rPr>
        <w:t xml:space="preserve">Notions</w:t>
      </w:r>
      <w:r w:rsidDel="00000000" w:rsidR="00000000" w:rsidRPr="00000000">
        <w:rPr>
          <w:rFonts w:ascii="Lexend" w:cs="Lexend" w:eastAsia="Lexend" w:hAnsi="Lexend"/>
          <w:i w:val="1"/>
          <w:iCs w:val="1"/>
          <w:sz w:val="20"/>
          <w:szCs w:val="20"/>
          <w:rtl w:val="0"/>
        </w:rPr>
        <w:t xml:space="preserve"> : initialisation de variables, opérations, affichage</w:t>
      </w:r>
    </w:p>
    <w:p w:rsidR="00000000" w:rsidDel="00000000" w:rsidP="00000000" w:rsidRDefault="00000000" w:rsidRPr="00000000" w14:paraId="000000B5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Tu veux acheter une potion chez le marchand du village : 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Crée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une variable </w:t>
      </w: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prix_potion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égale à 7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Crée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une variable </w:t>
      </w: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argent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égale à 20 qui correspond au montant de pièces que tu possèdes.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Calcule dans une variable reste combien il te reste après avoir acheté la potion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Affiche : </w:t>
      </w:r>
    </w:p>
    <w:p w:rsidR="00000000" w:rsidDel="00000000" w:rsidP="00000000" w:rsidRDefault="00000000" w:rsidRPr="00000000" w14:paraId="000000BA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ab/>
        <w:tab/>
        <w:t xml:space="preserve">“La potion coûte XX pièces. Il me restera XX pièces après l’achat.”</w:t>
      </w:r>
    </w:p>
    <w:p w:rsidR="00000000" w:rsidDel="00000000" w:rsidP="00000000" w:rsidRDefault="00000000" w:rsidRPr="00000000" w14:paraId="000000BB">
      <w:pPr>
        <w:rPr>
          <w:rFonts w:ascii="Lexend" w:cs="Lexend" w:eastAsia="Lexend" w:hAnsi="Lexend"/>
          <w:color w:val="6aa84f"/>
        </w:rPr>
      </w:pPr>
      <w:r w:rsidDel="00000000" w:rsidR="00000000" w:rsidRPr="00000000">
        <w:rPr>
          <w:rFonts w:ascii="Lexend" w:cs="Lexend" w:eastAsia="Lexend" w:hAnsi="Lexend"/>
          <w:color w:val="6aa84f"/>
          <w:u w:val="single"/>
          <w:rtl w:val="0"/>
        </w:rPr>
        <w:t xml:space="preserve">Correction</w:t>
      </w:r>
      <w:r w:rsidDel="00000000" w:rsidR="00000000" w:rsidRPr="00000000">
        <w:rPr>
          <w:rFonts w:ascii="Lexend" w:cs="Lexend" w:eastAsia="Lexend" w:hAnsi="Lexend"/>
          <w:color w:val="6aa84f"/>
          <w:rtl w:val="0"/>
        </w:rPr>
        <w:t xml:space="preserve"> : </w:t>
      </w:r>
    </w:p>
    <w:p w:rsidR="00000000" w:rsidDel="00000000" w:rsidP="00000000" w:rsidRDefault="00000000" w:rsidRPr="00000000" w14:paraId="000000BC">
      <w:pPr>
        <w:numPr>
          <w:ilvl w:val="0"/>
          <w:numId w:val="8"/>
        </w:numPr>
        <w:ind w:left="720" w:hanging="360"/>
        <w:rPr>
          <w:rFonts w:ascii="Lexend" w:cs="Lexend" w:eastAsia="Lexend" w:hAnsi="Lexend"/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720" w:firstLine="0"/>
        <w:rPr>
          <w:rFonts w:ascii="Lexend" w:cs="Lexend" w:eastAsia="Lexend" w:hAnsi="Lexend"/>
          <w:color w:val="93c47d"/>
        </w:rPr>
      </w:pP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prix_potion = 7</w:t>
      </w:r>
    </w:p>
    <w:p w:rsidR="00000000" w:rsidDel="00000000" w:rsidP="00000000" w:rsidRDefault="00000000" w:rsidRPr="00000000" w14:paraId="000000BE">
      <w:pPr>
        <w:numPr>
          <w:ilvl w:val="0"/>
          <w:numId w:val="8"/>
        </w:numPr>
        <w:ind w:left="720" w:hanging="360"/>
        <w:rPr>
          <w:rFonts w:ascii="Lexend" w:cs="Lexend" w:eastAsia="Lexend" w:hAnsi="Lexend"/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720" w:firstLine="0"/>
        <w:rPr>
          <w:rFonts w:ascii="Lexend" w:cs="Lexend" w:eastAsia="Lexend" w:hAnsi="Lexend"/>
          <w:color w:val="93c47d"/>
        </w:rPr>
      </w:pP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argent = 20</w:t>
      </w:r>
    </w:p>
    <w:p w:rsidR="00000000" w:rsidDel="00000000" w:rsidP="00000000" w:rsidRDefault="00000000" w:rsidRPr="00000000" w14:paraId="000000C0">
      <w:pPr>
        <w:numPr>
          <w:ilvl w:val="0"/>
          <w:numId w:val="8"/>
        </w:numPr>
        <w:ind w:left="720" w:hanging="360"/>
        <w:rPr>
          <w:rFonts w:ascii="Lexend" w:cs="Lexend" w:eastAsia="Lexend" w:hAnsi="Lexend"/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720" w:firstLine="0"/>
        <w:rPr>
          <w:rFonts w:ascii="Lexend" w:cs="Lexend" w:eastAsia="Lexend" w:hAnsi="Lexend"/>
          <w:color w:val="93c47d"/>
        </w:rPr>
      </w:pP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reste = argent - </w:t>
      </w: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prix_potion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8"/>
        </w:numPr>
        <w:ind w:left="720" w:hanging="360"/>
        <w:rPr>
          <w:rFonts w:ascii="Lexend" w:cs="Lexend" w:eastAsia="Lexend" w:hAnsi="Lexend"/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720" w:firstLine="0"/>
        <w:rPr>
          <w:rFonts w:ascii="Lexend" w:cs="Lexend" w:eastAsia="Lexend" w:hAnsi="Lexend"/>
          <w:color w:val="93c47d"/>
        </w:rPr>
      </w:pP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print(“La potion coûte”, </w:t>
      </w: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prix_potion</w:t>
      </w: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, “pièces. Il me restera”, reste, “pièces après l’achat.”)</w:t>
      </w:r>
    </w:p>
    <w:p w:rsidR="00000000" w:rsidDel="00000000" w:rsidP="00000000" w:rsidRDefault="00000000" w:rsidRPr="00000000" w14:paraId="000000C4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rPr>
          <w:rFonts w:ascii="Lexend" w:cs="Lexend" w:eastAsia="Lexend" w:hAnsi="Lexend"/>
          <w:b w:val="1"/>
          <w:bCs w:val="1"/>
          <w:color w:val="000000"/>
          <w:sz w:val="24"/>
          <w:szCs w:val="24"/>
        </w:rPr>
      </w:pPr>
      <w:bookmarkStart w:colFirst="0" w:colLast="0" w:name="_3nwtqpwq2j6f" w:id="16"/>
      <w:bookmarkEnd w:id="16"/>
      <w:r w:rsidDel="00000000" w:rsidR="00000000" w:rsidRPr="00000000">
        <w:rPr>
          <w:rFonts w:ascii="Lexend" w:cs="Lexend" w:eastAsia="Lexend" w:hAnsi="Lexend"/>
          <w:color w:val="000000"/>
          <w:sz w:val="24"/>
          <w:szCs w:val="24"/>
          <w:rtl w:val="0"/>
        </w:rPr>
        <w:t xml:space="preserve">⭐⭐ </w:t>
      </w:r>
      <w:r w:rsidDel="00000000" w:rsidR="00000000" w:rsidRPr="00000000">
        <w:rPr>
          <w:rFonts w:ascii="Lexend" w:cs="Lexend" w:eastAsia="Lexend" w:hAnsi="Lexend"/>
          <w:color w:val="000000"/>
          <w:sz w:val="24"/>
          <w:szCs w:val="24"/>
          <w:rtl w:val="0"/>
        </w:rPr>
        <w:t xml:space="preserve">ESG102</w:t>
      </w:r>
      <w:r w:rsidDel="00000000" w:rsidR="00000000" w:rsidRPr="00000000">
        <w:rPr>
          <w:rFonts w:ascii="Lexend" w:cs="Lexend" w:eastAsia="Lexend" w:hAnsi="Lexend"/>
          <w:color w:val="000000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Lexend" w:cs="Lexend" w:eastAsia="Lexend" w:hAnsi="Lexend"/>
          <w:color w:val="000000"/>
          <w:sz w:val="24"/>
          <w:szCs w:val="24"/>
          <w:u w:val="single"/>
          <w:rtl w:val="0"/>
        </w:rPr>
        <w:t xml:space="preserve">Exercice 2</w:t>
      </w:r>
      <w:r w:rsidDel="00000000" w:rsidR="00000000" w:rsidRPr="00000000">
        <w:rPr>
          <w:rFonts w:ascii="Lexend" w:cs="Lexend" w:eastAsia="Lexend" w:hAnsi="Lexend"/>
          <w:color w:val="000000"/>
          <w:sz w:val="24"/>
          <w:szCs w:val="24"/>
          <w:rtl w:val="0"/>
        </w:rPr>
        <w:t xml:space="preserve"> : 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4"/>
          <w:szCs w:val="24"/>
          <w:rtl w:val="0"/>
        </w:rPr>
        <w:t xml:space="preserve">Météorologue du futur </w:t>
      </w:r>
    </w:p>
    <w:p w:rsidR="00000000" w:rsidDel="00000000" w:rsidP="00000000" w:rsidRDefault="00000000" w:rsidRPr="00000000" w14:paraId="000000C6">
      <w:pPr>
        <w:rPr>
          <w:rFonts w:ascii="Lexend" w:cs="Lexend" w:eastAsia="Lexend" w:hAnsi="Lexend"/>
          <w:i w:val="1"/>
          <w:iCs w:val="1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Lexend" w:cs="Lexend" w:eastAsia="Lexend" w:hAnsi="Lexend"/>
          <w:i w:val="1"/>
          <w:iCs w:val="1"/>
          <w:sz w:val="20"/>
          <w:szCs w:val="20"/>
          <w:u w:val="single"/>
          <w:rtl w:val="0"/>
        </w:rPr>
        <w:t xml:space="preserve">Notions</w:t>
      </w:r>
      <w:r w:rsidDel="00000000" w:rsidR="00000000" w:rsidRPr="00000000">
        <w:rPr>
          <w:rFonts w:ascii="Lexend" w:cs="Lexend" w:eastAsia="Lexend" w:hAnsi="Lexend"/>
          <w:i w:val="1"/>
          <w:iCs w:val="1"/>
          <w:sz w:val="20"/>
          <w:szCs w:val="20"/>
          <w:rtl w:val="0"/>
        </w:rPr>
        <w:t xml:space="preserve"> : initialisation de variables, opérations, affichage</w:t>
      </w:r>
    </w:p>
    <w:p w:rsidR="00000000" w:rsidDel="00000000" w:rsidP="00000000" w:rsidRDefault="00000000" w:rsidRPr="00000000" w14:paraId="000000C7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La station météo futuriste de tes rêves recrute ! Afin d’être recruté pour ton job idéal, tu dois écrire un programme Python qui permet de convertir une température donnée, tantôt de Fahrenheit en Celsius, tantôt de Celsius en Fahrenheit.</w:t>
      </w:r>
    </w:p>
    <w:p w:rsidR="00000000" w:rsidDel="00000000" w:rsidP="00000000" w:rsidRDefault="00000000" w:rsidRPr="00000000" w14:paraId="000000C8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720" w:firstLine="72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FAHRENHEIT VERS CELSIUS : </w:t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Initialise une variable </w:t>
      </w: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temp_fahrenheit</w:t>
      </w: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avec la valeur 86.</w:t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Convertis cette température en Celsius grâce à la formule C = (F-32)*(5/9)</w:t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Affiche le résultat sous la forme : “86°F correspondent à …°C”.</w:t>
      </w:r>
    </w:p>
    <w:p w:rsidR="00000000" w:rsidDel="00000000" w:rsidP="00000000" w:rsidRDefault="00000000" w:rsidRPr="00000000" w14:paraId="000000CD">
      <w:pPr>
        <w:ind w:left="720" w:firstLine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720" w:firstLine="72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CELSIUS VERS FAHRENHEIT : </w:t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Initialise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à présent une variable </w:t>
      </w: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temp_celsius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avec la valeur 30.</w:t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Convertis cette température en Fahrenheit grâce à la formule F = C*(9/5) + 32</w:t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Affiche le résultat sous la forme “30°C correspondent à …°F”.</w:t>
      </w:r>
    </w:p>
    <w:p w:rsidR="00000000" w:rsidDel="00000000" w:rsidP="00000000" w:rsidRDefault="00000000" w:rsidRPr="00000000" w14:paraId="000000D2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Lexend" w:cs="Lexend" w:eastAsia="Lexend" w:hAnsi="Lexend"/>
          <w:color w:val="6aa84f"/>
        </w:rPr>
      </w:pPr>
      <w:r w:rsidDel="00000000" w:rsidR="00000000" w:rsidRPr="00000000">
        <w:rPr>
          <w:rFonts w:ascii="Lexend" w:cs="Lexend" w:eastAsia="Lexend" w:hAnsi="Lexend"/>
          <w:color w:val="6aa84f"/>
          <w:u w:val="single"/>
          <w:rtl w:val="0"/>
        </w:rPr>
        <w:t xml:space="preserve">Correction</w:t>
      </w:r>
      <w:r w:rsidDel="00000000" w:rsidR="00000000" w:rsidRPr="00000000">
        <w:rPr>
          <w:rFonts w:ascii="Lexend" w:cs="Lexend" w:eastAsia="Lexend" w:hAnsi="Lexend"/>
          <w:color w:val="6aa84f"/>
          <w:rtl w:val="0"/>
        </w:rPr>
        <w:t xml:space="preserve"> : </w:t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ind w:left="720" w:hanging="360"/>
        <w:rPr>
          <w:rFonts w:ascii="Lexend" w:cs="Lexend" w:eastAsia="Lexend" w:hAnsi="Lexend"/>
          <w:color w:val="93c47d"/>
        </w:rPr>
      </w:pP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temp_fahrenheit</w:t>
      </w: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 = 86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ind w:left="720" w:hanging="360"/>
        <w:rPr>
          <w:rFonts w:ascii="Lexend" w:cs="Lexend" w:eastAsia="Lexend" w:hAnsi="Lexend"/>
          <w:color w:val="93c47d"/>
        </w:rPr>
      </w:pP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temp_celsius_convertie = (temp_fahrenheit - 32</w:t>
      </w:r>
      <w:del w:author="Alienor" w:id="12" w:date="2026-02-23T19:59:09Z">
        <w:r w:rsidDel="00000000" w:rsidR="00000000" w:rsidRPr="00000000">
          <w:rPr>
            <w:rFonts w:ascii="Lexend" w:cs="Lexend" w:eastAsia="Lexend" w:hAnsi="Lexend"/>
            <w:color w:val="93c47d"/>
            <w:rtl w:val="0"/>
          </w:rPr>
          <w:delText xml:space="preserve"> </w:delText>
        </w:r>
      </w:del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)*5/9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ind w:left="720" w:hanging="360"/>
        <w:rPr>
          <w:rFonts w:ascii="Lexend" w:cs="Lexend" w:eastAsia="Lexend" w:hAnsi="Lexend"/>
          <w:color w:val="93c47d"/>
        </w:rPr>
      </w:pP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print(temp_fahrenheit, "°F correspondent à", temp_celsius_convertie, "°C")</w:t>
      </w:r>
    </w:p>
    <w:p w:rsidR="00000000" w:rsidDel="00000000" w:rsidP="00000000" w:rsidRDefault="00000000" w:rsidRPr="00000000" w14:paraId="000000D7">
      <w:pPr>
        <w:rPr>
          <w:rFonts w:ascii="Lexend" w:cs="Lexend" w:eastAsia="Lexend" w:hAnsi="Lexend"/>
          <w:color w:val="6aa84f"/>
        </w:rPr>
      </w:pPr>
      <w:r w:rsidDel="00000000" w:rsidR="00000000" w:rsidRPr="00000000">
        <w:rPr>
          <w:rFonts w:ascii="Lexend" w:cs="Lexend" w:eastAsia="Lexend" w:hAnsi="Lexend"/>
          <w:color w:val="6aa84f"/>
          <w:rtl w:val="0"/>
        </w:rPr>
        <w:t xml:space="preserve">La valeur en Celsius est alors de 30°C.</w:t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ind w:left="720" w:hanging="360"/>
        <w:rPr>
          <w:rFonts w:ascii="Lexend" w:cs="Lexend" w:eastAsia="Lexend" w:hAnsi="Lexend"/>
          <w:color w:val="93c47d"/>
        </w:rPr>
      </w:pP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temp_celsius = 30</w:t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ind w:left="720" w:hanging="360"/>
        <w:rPr>
          <w:rFonts w:ascii="Lexend" w:cs="Lexend" w:eastAsia="Lexend" w:hAnsi="Lexend"/>
          <w:color w:val="93c47d"/>
        </w:rPr>
      </w:pP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temp_fahrenheit_convertie = temp_celsius * 9/5 + 32</w:t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ind w:left="720" w:hanging="360"/>
        <w:rPr>
          <w:rFonts w:ascii="Lexend" w:cs="Lexend" w:eastAsia="Lexend" w:hAnsi="Lexend"/>
          <w:color w:val="93c47d"/>
        </w:rPr>
      </w:pP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print(temp_celsius, "°C correspondent à", temp_fahrenheit_convertie, "°F")</w:t>
      </w:r>
    </w:p>
    <w:p w:rsidR="00000000" w:rsidDel="00000000" w:rsidP="00000000" w:rsidRDefault="00000000" w:rsidRPr="00000000" w14:paraId="000000DB">
      <w:pPr>
        <w:rPr>
          <w:rFonts w:ascii="Lexend" w:cs="Lexend" w:eastAsia="Lexend" w:hAnsi="Lexend"/>
          <w:color w:val="6aa84f"/>
        </w:rPr>
      </w:pPr>
      <w:r w:rsidDel="00000000" w:rsidR="00000000" w:rsidRPr="00000000">
        <w:rPr>
          <w:rFonts w:ascii="Lexend" w:cs="Lexend" w:eastAsia="Lexend" w:hAnsi="Lexend"/>
          <w:color w:val="6aa84f"/>
          <w:rtl w:val="0"/>
        </w:rPr>
        <w:t xml:space="preserve">La valeur en Fahrenheit est alors de 86°F.</w:t>
      </w:r>
    </w:p>
    <w:p w:rsidR="00000000" w:rsidDel="00000000" w:rsidP="00000000" w:rsidRDefault="00000000" w:rsidRPr="00000000" w14:paraId="000000DC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rPr>
          <w:rFonts w:ascii="Lexend" w:cs="Lexend" w:eastAsia="Lexend" w:hAnsi="Lexend"/>
          <w:b w:val="1"/>
          <w:bCs w:val="1"/>
          <w:color w:val="000000"/>
          <w:sz w:val="24"/>
          <w:szCs w:val="24"/>
        </w:rPr>
      </w:pPr>
      <w:bookmarkStart w:colFirst="0" w:colLast="0" w:name="_iwhgnzijnyat" w:id="17"/>
      <w:bookmarkEnd w:id="17"/>
      <w:r w:rsidDel="00000000" w:rsidR="00000000" w:rsidRPr="00000000">
        <w:rPr>
          <w:rFonts w:ascii="Lexend" w:cs="Lexend" w:eastAsia="Lexend" w:hAnsi="Lexend"/>
          <w:color w:val="000000"/>
          <w:sz w:val="24"/>
          <w:szCs w:val="24"/>
          <w:rtl w:val="0"/>
        </w:rPr>
        <w:t xml:space="preserve">⭐⭐ </w:t>
      </w:r>
      <w:r w:rsidDel="00000000" w:rsidR="00000000" w:rsidRPr="00000000">
        <w:rPr>
          <w:rFonts w:ascii="Lexend" w:cs="Lexend" w:eastAsia="Lexend" w:hAnsi="Lexend"/>
          <w:color w:val="000000"/>
          <w:sz w:val="24"/>
          <w:szCs w:val="24"/>
          <w:rtl w:val="0"/>
        </w:rPr>
        <w:t xml:space="preserve">ESG103</w:t>
      </w:r>
      <w:r w:rsidDel="00000000" w:rsidR="00000000" w:rsidRPr="00000000">
        <w:rPr>
          <w:rFonts w:ascii="Lexend" w:cs="Lexend" w:eastAsia="Lexend" w:hAnsi="Lexend"/>
          <w:color w:val="000000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Lexend" w:cs="Lexend" w:eastAsia="Lexend" w:hAnsi="Lexend"/>
          <w:color w:val="000000"/>
          <w:sz w:val="24"/>
          <w:szCs w:val="24"/>
          <w:u w:val="single"/>
          <w:rtl w:val="0"/>
        </w:rPr>
        <w:t xml:space="preserve">Exercice 3</w:t>
      </w:r>
      <w:r w:rsidDel="00000000" w:rsidR="00000000" w:rsidRPr="00000000">
        <w:rPr>
          <w:rFonts w:ascii="Lexend" w:cs="Lexend" w:eastAsia="Lexend" w:hAnsi="Lexend"/>
          <w:color w:val="000000"/>
          <w:sz w:val="24"/>
          <w:szCs w:val="24"/>
          <w:rtl w:val="0"/>
        </w:rPr>
        <w:t xml:space="preserve"> : 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4"/>
          <w:szCs w:val="24"/>
          <w:rtl w:val="0"/>
        </w:rPr>
        <w:t xml:space="preserve">Le coffre de Jack</w:t>
      </w:r>
    </w:p>
    <w:p w:rsidR="00000000" w:rsidDel="00000000" w:rsidP="00000000" w:rsidRDefault="00000000" w:rsidRPr="00000000" w14:paraId="000000DE">
      <w:pPr>
        <w:rPr>
          <w:rFonts w:ascii="Lexend" w:cs="Lexend" w:eastAsia="Lexend" w:hAnsi="Lexend"/>
          <w:i w:val="1"/>
          <w:iCs w:val="1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Lexend" w:cs="Lexend" w:eastAsia="Lexend" w:hAnsi="Lexend"/>
          <w:i w:val="1"/>
          <w:iCs w:val="1"/>
          <w:sz w:val="20"/>
          <w:szCs w:val="20"/>
          <w:u w:val="single"/>
          <w:rtl w:val="0"/>
        </w:rPr>
        <w:t xml:space="preserve">Notions</w:t>
      </w:r>
      <w:r w:rsidDel="00000000" w:rsidR="00000000" w:rsidRPr="00000000">
        <w:rPr>
          <w:rFonts w:ascii="Lexend" w:cs="Lexend" w:eastAsia="Lexend" w:hAnsi="Lexend"/>
          <w:i w:val="1"/>
          <w:iCs w:val="1"/>
          <w:sz w:val="20"/>
          <w:szCs w:val="20"/>
          <w:rtl w:val="0"/>
        </w:rPr>
        <w:t xml:space="preserve"> : initialisation de variables, opérations, affichage</w:t>
      </w:r>
    </w:p>
    <w:p w:rsidR="00000000" w:rsidDel="00000000" w:rsidP="00000000" w:rsidRDefault="00000000" w:rsidRPr="00000000" w14:paraId="000000DF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Jack Sparrow vient de découvrir un coffre fermé par un cadenas. Avec ce coffre, il a également trouvé un papier avec des indications sur le code du cadenas. </w:t>
      </w:r>
    </w:p>
    <w:p w:rsidR="00000000" w:rsidDel="00000000" w:rsidP="00000000" w:rsidRDefault="00000000" w:rsidRPr="00000000" w14:paraId="000000E0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Le papier indique que base = 12, multiplicateur = 3 et bonus = 3. </w:t>
      </w:r>
    </w:p>
    <w:p w:rsidR="00000000" w:rsidDel="00000000" w:rsidP="00000000" w:rsidRDefault="00000000" w:rsidRPr="00000000" w14:paraId="000000E1">
      <w:pPr>
        <w:numPr>
          <w:ilvl w:val="0"/>
          <w:numId w:val="14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Initialise ces trois variables.</w:t>
      </w:r>
    </w:p>
    <w:p w:rsidR="00000000" w:rsidDel="00000000" w:rsidP="00000000" w:rsidRDefault="00000000" w:rsidRPr="00000000" w14:paraId="000000E2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Il y a également la formule suivante : 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code_final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= (base x multiplicateur) + bonus</w:t>
      </w:r>
    </w:p>
    <w:p w:rsidR="00000000" w:rsidDel="00000000" w:rsidP="00000000" w:rsidRDefault="00000000" w:rsidRPr="00000000" w14:paraId="000000E3">
      <w:pPr>
        <w:numPr>
          <w:ilvl w:val="0"/>
          <w:numId w:val="14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Calcule le code final et affiche le.</w:t>
      </w:r>
    </w:p>
    <w:p w:rsidR="00000000" w:rsidDel="00000000" w:rsidP="00000000" w:rsidRDefault="00000000" w:rsidRPr="00000000" w14:paraId="000000E4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Malheureusement, le coffre ne s'ouvre toujours pas mais Jack Sparrow relit le papier et voit un x2 à côté du multiplicateur. </w:t>
      </w:r>
    </w:p>
    <w:p w:rsidR="00000000" w:rsidDel="00000000" w:rsidP="00000000" w:rsidRDefault="00000000" w:rsidRPr="00000000" w14:paraId="000000E5">
      <w:pPr>
        <w:numPr>
          <w:ilvl w:val="0"/>
          <w:numId w:val="14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Si le multiplicateur double, recalcule le code final et affiche le.</w:t>
      </w:r>
    </w:p>
    <w:p w:rsidR="00000000" w:rsidDel="00000000" w:rsidP="00000000" w:rsidRDefault="00000000" w:rsidRPr="00000000" w14:paraId="000000E6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Jack a découvert le trésor !!</w:t>
      </w:r>
    </w:p>
    <w:p w:rsidR="00000000" w:rsidDel="00000000" w:rsidP="00000000" w:rsidRDefault="00000000" w:rsidRPr="00000000" w14:paraId="000000E7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Lexend" w:cs="Lexend" w:eastAsia="Lexend" w:hAnsi="Lexend"/>
          <w:color w:val="6aa84f"/>
        </w:rPr>
      </w:pPr>
      <w:r w:rsidDel="00000000" w:rsidR="00000000" w:rsidRPr="00000000">
        <w:rPr>
          <w:rFonts w:ascii="Lexend" w:cs="Lexend" w:eastAsia="Lexend" w:hAnsi="Lexend"/>
          <w:color w:val="6aa84f"/>
          <w:u w:val="single"/>
          <w:rtl w:val="0"/>
        </w:rPr>
        <w:t xml:space="preserve">Correction</w:t>
      </w:r>
      <w:r w:rsidDel="00000000" w:rsidR="00000000" w:rsidRPr="00000000">
        <w:rPr>
          <w:rFonts w:ascii="Lexend" w:cs="Lexend" w:eastAsia="Lexend" w:hAnsi="Lexend"/>
          <w:color w:val="6aa84f"/>
          <w:rtl w:val="0"/>
        </w:rPr>
        <w:t xml:space="preserve"> : 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ind w:left="720" w:hanging="360"/>
        <w:rPr>
          <w:rFonts w:ascii="Lexend" w:cs="Lexend" w:eastAsia="Lexend" w:hAnsi="Lexend"/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left="720" w:firstLine="0"/>
        <w:rPr>
          <w:rFonts w:ascii="Lexend" w:cs="Lexend" w:eastAsia="Lexend" w:hAnsi="Lexend"/>
          <w:color w:val="93c47d"/>
        </w:rPr>
      </w:pP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base = 12</w:t>
      </w:r>
    </w:p>
    <w:p w:rsidR="00000000" w:rsidDel="00000000" w:rsidP="00000000" w:rsidRDefault="00000000" w:rsidRPr="00000000" w14:paraId="000000EB">
      <w:pPr>
        <w:ind w:left="720" w:firstLine="0"/>
        <w:rPr>
          <w:rFonts w:ascii="Lexend" w:cs="Lexend" w:eastAsia="Lexend" w:hAnsi="Lexend"/>
          <w:color w:val="93c47d"/>
        </w:rPr>
      </w:pP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multiplicateur = 3</w:t>
      </w:r>
    </w:p>
    <w:p w:rsidR="00000000" w:rsidDel="00000000" w:rsidP="00000000" w:rsidRDefault="00000000" w:rsidRPr="00000000" w14:paraId="000000EC">
      <w:pPr>
        <w:ind w:left="720" w:firstLine="0"/>
        <w:rPr>
          <w:rFonts w:ascii="Lexend" w:cs="Lexend" w:eastAsia="Lexend" w:hAnsi="Lexend"/>
          <w:color w:val="93c47d"/>
        </w:rPr>
      </w:pP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bonus = 3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ind w:left="720" w:hanging="360"/>
        <w:rPr>
          <w:rFonts w:ascii="Lexend" w:cs="Lexend" w:eastAsia="Lexend" w:hAnsi="Lexend"/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ind w:left="720" w:firstLine="0"/>
        <w:rPr>
          <w:rFonts w:ascii="Lexend" w:cs="Lexend" w:eastAsia="Lexend" w:hAnsi="Lexend"/>
          <w:color w:val="93c47d"/>
        </w:rPr>
      </w:pP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code_final = (base*multiplicateur) + bonus</w:t>
      </w:r>
    </w:p>
    <w:p w:rsidR="00000000" w:rsidDel="00000000" w:rsidP="00000000" w:rsidRDefault="00000000" w:rsidRPr="00000000" w14:paraId="000000EF">
      <w:pPr>
        <w:ind w:left="720" w:firstLine="0"/>
        <w:rPr>
          <w:rFonts w:ascii="Lexend" w:cs="Lexend" w:eastAsia="Lexend" w:hAnsi="Lexend"/>
          <w:color w:val="93c47d"/>
        </w:rPr>
      </w:pP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print(code_final)</w:t>
        <w:tab/>
        <w:tab/>
        <w:tab/>
        <w:tab/>
        <w:t xml:space="preserve">#Affichage du code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ind w:left="720" w:hanging="360"/>
        <w:rPr>
          <w:rFonts w:ascii="Lexend" w:cs="Lexend" w:eastAsia="Lexend" w:hAnsi="Lexend"/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left="720" w:firstLine="0"/>
        <w:rPr>
          <w:rFonts w:ascii="Lexend" w:cs="Lexend" w:eastAsia="Lexend" w:hAnsi="Lexend"/>
          <w:color w:val="93c47d"/>
        </w:rPr>
      </w:pP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multiplicateur = multiplicateur*2</w:t>
        <w:tab/>
        <w:tab/>
        <w:t xml:space="preserve">#Pour traduire le fait que le</w:t>
      </w:r>
    </w:p>
    <w:p w:rsidR="00000000" w:rsidDel="00000000" w:rsidP="00000000" w:rsidRDefault="00000000" w:rsidRPr="00000000" w14:paraId="000000F2">
      <w:pPr>
        <w:ind w:left="5040" w:firstLine="0"/>
        <w:rPr>
          <w:rFonts w:ascii="Lexend" w:cs="Lexend" w:eastAsia="Lexend" w:hAnsi="Lexend"/>
          <w:color w:val="93c47d"/>
        </w:rPr>
      </w:pP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#multiplicateur double, on multiplie le #multiplicateur par deux</w:t>
      </w:r>
    </w:p>
    <w:p w:rsidR="00000000" w:rsidDel="00000000" w:rsidP="00000000" w:rsidRDefault="00000000" w:rsidRPr="00000000" w14:paraId="000000F3">
      <w:pPr>
        <w:ind w:left="720" w:firstLine="0"/>
        <w:rPr>
          <w:rFonts w:ascii="Lexend" w:cs="Lexend" w:eastAsia="Lexend" w:hAnsi="Lexend"/>
          <w:color w:val="93c47d"/>
        </w:rPr>
      </w:pP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code_final = (base*multiplicateur) + bonus</w:t>
      </w:r>
    </w:p>
    <w:p w:rsidR="00000000" w:rsidDel="00000000" w:rsidP="00000000" w:rsidRDefault="00000000" w:rsidRPr="00000000" w14:paraId="000000F4">
      <w:pPr>
        <w:ind w:left="720" w:firstLine="0"/>
        <w:rPr>
          <w:rFonts w:ascii="Lexend" w:cs="Lexend" w:eastAsia="Lexend" w:hAnsi="Lexend"/>
          <w:color w:val="93c47d"/>
        </w:rPr>
      </w:pP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print(code_final)</w:t>
        <w:tab/>
        <w:tab/>
        <w:tab/>
        <w:tab/>
        <w:t xml:space="preserve">#Affichage du code</w:t>
      </w:r>
    </w:p>
    <w:p w:rsidR="00000000" w:rsidDel="00000000" w:rsidP="00000000" w:rsidRDefault="00000000" w:rsidRPr="00000000" w14:paraId="000000F5">
      <w:pPr>
        <w:ind w:left="720" w:firstLine="0"/>
        <w:rPr>
          <w:rFonts w:ascii="Lexend" w:cs="Lexend" w:eastAsia="Lexend" w:hAnsi="Lexend"/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Lexend" w:cs="Lexend" w:eastAsia="Lexend" w:hAnsi="Lexend"/>
        </w:rPr>
        <w:sectPr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exend" w:cs="Lexend" w:eastAsia="Lexend" w:hAnsi="Lexend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i8ibgh78c7p" w:id="18"/>
      <w:bookmarkEnd w:id="1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Markdown - Chapitre 1 - Exercices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# Exercices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## Guide des exercices : 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  [VARIABLES](https://docs.google.com/document/d/1p0-BeMh1mLVhd7JP_24iZHAsRsc7CHlQ8Kk-vxhG7xA/edit?tab=t.0#heading=h.r17zwjvbx4w5) : 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⭐⭐ ESG111 - [Exercice 1](https://docs.google.com/document/d/1p0-BeMh1mLVhd7JP_24iZHAsRsc7CHlQ8Kk-vxhG7xA/edit?tab=t.0#heading=h.m77d7egndqu2) :  **Les bases des variables : devenir un aventurier !**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_Notions : initialisation de variables, affichage_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   [TYPES](https://docs.google.com/document/d/1p0-BeMh1mLVhd7JP_24iZHAsRsc7CHlQ8Kk-vxhG7xA/edit?tab=t.0#heading=h.bwfjve1nbf90) [](https://docs.google.com/document/d/1p0-BeMh1mLVhd7JP_24iZHAsRsc7CHlQ8Kk-vxhG7xA/edit?tab=t.0#heading=h.bwfjve1nbf90): 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ESG121 - [Exercice 1](https://docs.google.com/document/d/1p0-BeMh1mLVhd7JP_24iZHAsRsc7CHlQ8Kk-vxhG7xA/edit?tab=t.0#heading=h.tbjddd5j767r) :  **Mais … qui es-tu ?**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_Notions : initialisation de variables, affichage, chaîne de caractères_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ESG122 - [Exercice 2](https://docs.google.com/document/d/1p0-BeMh1mLVhd7JP_24iZHAsRsc7CHlQ8Kk-vxhG7xA/edit?tab=t.0#heading=h.nrtv2ratumk8) :  **L’identification secrète**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_Notions : initialisation de variables, affichage, chaîne de caractères_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⭐⭐  ESG123 - [Exercice 3](https://docs.google.com/document/d/1p0-BeMh1mLVhd7JP_24iZHAsRsc7CHlQ8Kk-vxhG7xA/edit?tab=t.0#heading=h.fimky09h7eli) : **Quel type ?**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_Notions : type de variables_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  [OPERATIONS](https://docs.google.com/document/d/1p0-BeMh1mLVhd7JP_24iZHAsRsc7CHlQ8Kk-vxhG7xA/edit?tab=t.0#heading=h.z09c8oee07f1) : 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ESG131 - [Exercice 1](https://docs.google.com/document/d/1p0-BeMh1mLVhd7JP_24iZHAsRsc7CHlQ8Kk-vxhG7xA/edit?tab=t.0#heading=h.d36mqmnxd7a6) :  **Recette d’entier**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_Notions : initialisation de variables, somme, différence, multiplication_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ESG132 - [Exercice 2](https://docs.google.com/document/d/1p0-BeMh1mLVhd7JP_24iZHAsRsc7CHlQ8Kk-vxhG7xA/edit?tab=t.0#heading=h.yyauld2azzx2) :  **Trop de puissance !!!**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_Notions : initialisation de variables, puissance_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⭐⭐ ESG133 - [Exercice 3](https://docs.google.com/document/d/1p0-BeMh1mLVhd7JP_24iZHAsRsc7CHlQ8Kk-vxhG7xA/edit?tab=t.0#heading=h.s9zrqz52wb7x) :  **Calcul de moyenne**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_Notions : initialisation de variables, opérations, affichage_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⭐⭐ ESG134 - [Exercice 4](https://docs.google.com/document/d/1p0-BeMh1mLVhd7JP_24iZHAsRsc7CHlQ8Kk-vxhG7xA/edit?tab=t.0#heading=h.rr6e7nn93sy3) : **Valeur inconnue**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_Notions : lecture de programme, initialisation de variables, opérations_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  [Mixons tout ça !](https://docs.google.com/document/d/1p0-BeMh1mLVhd7JP_24iZHAsRsc7CHlQ8Kk-vxhG7xA/edit?tab=t.0#heading=h.g8eb9qs1qrzt) : 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ESG101 - [Exercice 1](https://docs.google.com/document/d/1p0-BeMh1mLVhd7JP_24iZHAsRsc7CHlQ8Kk-vxhG7xA/edit?tab=t.0#heading=h.4p8duy7qnyvj) :  **Le marchand du village**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_Notions : initialisation de variables, opérations, affichage_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⭐⭐ ESG102 - [Exercice 2](https://docs.google.com/document/d/1p0-BeMh1mLVhd7JP_24iZHAsRsc7CHlQ8Kk-vxhG7xA/edit?tab=t.0#heading=h.3nwtqpwq2j6f) :  **Météorologue du futur**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_Notions : initialisation de variables, opérations, affichage_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⭐⭐ ESG103 - [Exercice 3](https://docs.google.com/document/d/1p0-BeMh1mLVhd7JP_24iZHAsRsc7CHlQ8Kk-vxhG7xA/edit?tab=t.0#heading=h.iwhgnzijnyat) :  **Le coffre de Jack**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_Notions : initialisation de variables, opérations, affichage_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———————————————————————————————————————————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## VARIABLES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### ⭐⭐ ESG111 - Exercice 1 : **Les bases des variables : devenir un aventurier !**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_Notions : initialisation de variables, affichage_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Le jeu vidéo _L’aventurier du python_ vient tout juste de sortir. Tu t’empresses de créer ton profil d’aventurier, pour cela, le jeu demande à l’utilisateur d’utiliser le langage de programmation Python.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1.  Il faut tout d’abord que tu choisisses l’âge de ton personnage. Dans une variable _age_, affecte l’âge de ton aventurier. 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A présent, il faut répartir 10 points dans les aptitudes de ton personnage. Pour cela, il existe trois catégories : force, agilité, endurance. 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1.  Dans des variables bien nommées, répartis ces 10 points dans les trois catégories.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2.  A présent, affiche la phrase “ Mon aventurier a XX ans, et ses compétences sont force = XX , agilite = XX , endurance = XX .” en remplaçant les XX par tes propres données.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Correction : 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1.  Imaginons que tu as choisi un personnage de 23 ans alors : 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age = 23 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1.  Pour 3 points en force, 5 points en agilité et 2 points en endurance : 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force = 3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agilite = 5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endurance = 2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1.  Avec les exemples précédents : 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print(“Mon aventurier a”, age, “, et ses compétences sont force =”, force, “, agilité =”, “, endurance =”, endurance, “.”)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- - - - - - - - - - - - - - - - - - - - - - - - - - - - - - - - - - - - - - - - - - - - - - - - - - - - - - - - - - 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## TYPES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### ⭐ ESG121 - Exercice 1 :  **Mais … qui es-tu ?**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_Notions : initialisation de variables, affichage, chaîne de caractères_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1.  Créer une variable age qui contient l’âge que t’aurais si t’avais 34 ans.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2.  Créer une variable prenom qui contient ton prénom et affiche-la.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Correction : 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1.    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age = 34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En effet, dans l’hypothèse où tu as 34 ans, ton âge est de 34 ans.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1.    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prenom = “CodeClique”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ATTENTION il ne faut pas oublier les guillemets autour du prénom !!!!!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### ⭐ ESG122 - Exercice 2 :  **L’identification secrète**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_Notions : initialisation de variables, affichage, chaîne de caractères_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1.  Créer une variable prenom contenant ton prénom.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2.  Créer une variable nom _de _code contenant un nom d’agent (ex : “Aigle Noir”)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3.  Afficher :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4.  "Agent &lt;nom _de _code&gt;, votre identité réelle est &lt;prenom&gt;."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Correction : 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1.    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prenom = “CodeClique”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Attention de ne pas oublier les guillemets !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1.    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nom _de _code = “Aigle Noir”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1.    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print(“Agent”, nom _de _code, “, votre identité réelle est”, prenom, “.”)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### ⭐⭐ ESG123 - Exercice 3 :  **Quel type ?**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_Notions : types de variables_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Pour chaque variable, indiquer son type : 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a = 10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b = 3.14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c = "Bonjour"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d = True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e = c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_Pour aller plus loin_ : 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f = {"nom": "Alice", "age": 25}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g =  [1, 2, 3 ]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Correction : 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→ int (entier)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 → float (flottant) 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 → string (chaîne de caractères)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 → bool (booléns)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 → string (chaîne de caractères) car c est une chaîne de caractères donc e l’est aussi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_Pour aller plus loin_ :  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 → dict (dictionnaire)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 → list (liste)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- - - - - - - - - - - - - - - - - - - - - - - - - - - - - - - - - - - - - - - - - - - - - - - - - - - - - - - - - - 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## OPERATION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### ⭐ ESG131 - Exercice 1 :  **Recette d’entier**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_Notions : initialisation de variables, somme, différence, multiplication_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1.  Initialiser une variable a égale à 10.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2.  Ajoutez à a 2.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3.  Enlever 3 à a.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4.  Multiplier a avec 5.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Correction : 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1.    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a = 10 </w:t>
        <w:tab/>
        <w:tab/>
        <w:t xml:space="preserve">#Q1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a = a + 2</w:t>
        <w:tab/>
        <w:t xml:space="preserve">#Q2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a = a - 3</w:t>
        <w:tab/>
        <w:t xml:space="preserve">#Q3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a = a  * 5</w:t>
        <w:tab/>
        <w:t xml:space="preserve">#Q4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### ⭐ ESG132 - Exercice 2 :  **Trop de puissance !!!**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_Notions : initialisation de variables, puissance_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1.  Définir une variable x dont la valeur est égale au carré de 123.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2.  Définir une variable y dont la valeur est égale au cube de 456.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3.  Définir une variable z dont la valeur est égale à 7 à la puissance 10.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Correction : 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1.    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x = 123**2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OU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x = 123 ^ 2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OU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 = 123 * 123</w:t>
        <w:tab/>
        <w:t xml:space="preserve"> # possible mais moins simple → voir questions suivantes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2.   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x = 456**3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OU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x = 456 ^ 3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OU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x = 456 * 456 * 456  #toujours possible mais plus de risque de se tromper car l’affectation est plus longue. De plus, à partir de la question suivante, c’est une méthode lourde car la puissance devient beaucoup plus grande.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1.    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x = 7 * *10*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OU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x = 7 ^ 10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**Remarque** : la méthode en utilisant seulement des multiplication ( opérateur  * ) est beaucoup trop lourde à cette question, c’est pourquoi il faut utiliser dans ce cas les opérateurs puissance  * * ou ^.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### ⭐⭐ ESG133 - Exercice 3 :  **Calcul de moyenne**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_Notions : initialisation de variables, opérations, affichage_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On commence à écrire un script :  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x = 1048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y = 228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z = 104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Compléter le script pour qu’il renvoie la moyenne des variables x, y et z. Le tester.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Correction : 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x = 1048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y = 228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z = 104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M = (x+y+z)/3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print(M)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### ⭐⭐ ESG134 - Exercice 4 : **Valeur inconnue**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_Notions : lecture de programme, initialisation de variables, opérations_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Voici un programme Python : 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x = “???”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y = x + 3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z = y  * 2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print(z)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Une fois exécuté, le programme affiche 20. Quelle est la valeur de la variable x (ie quel valeur se cache derrière les points d'interrogations) ?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Correction : 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x = 7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 effet, en regardant la dernière ligne, z est la variable qui est affichée (print(z)) donc z = 20. Or d’après la troisième ligne, z est le double de y (i.e z = 2 *y) donc y=10. De plus, d’après la deuxième ligne, y = x + 3 ⇐⇒ 10 = x + 3 ⇐⇒ x = 10 - 3 ⇐⇒ x = 7. Ainsi x = 7.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Pour résumer, nous sommes partis de la dernière ligne, puis nous sommes remontés ligne par ligne en résolvant les équations de chaque ligne.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- - - - - - - - - - - - - - - - - - - - - - - - - - - - - - - - - - - - - - - - - - - - - - - - - - - - - - - - - - 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## Mixons tout ça ! 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### ⭐ ESG101 - Exercice 1 :  **Le marchand du village**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_Notions : initialisation de variables, opérations, affichage_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Tu veux acheter une potion chez le marchand du village : 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1.  Crée une variable _prix _potion_ égale à 7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2.  Crée une variable _argent_ égale à 20 qui correspond au montant de pièces que tu possèdes.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3.  Calcule dans une variable reste combien il te reste après avoir acheté la potion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4.  Affiche : 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“La potion coûte XX pièces. Il me restera XX pièces après l’achat.”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Correction : 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prix_potion = 7</w:t>
        <w:tab/>
        <w:tab/>
        <w:t xml:space="preserve">#Q1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argent = 20</w:t>
        <w:tab/>
        <w:tab/>
        <w:tab/>
        <w:t xml:space="preserve">#Q2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reste = argent - </w:t>
      </w:r>
      <w:r w:rsidDel="00000000" w:rsidR="00000000" w:rsidRPr="00000000">
        <w:rPr>
          <w:rtl w:val="0"/>
        </w:rPr>
        <w:t xml:space="preserve">prix_potion</w:t>
      </w:r>
      <w:r w:rsidDel="00000000" w:rsidR="00000000" w:rsidRPr="00000000">
        <w:rPr>
          <w:rtl w:val="0"/>
        </w:rPr>
        <w:tab/>
        <w:t xml:space="preserve">#Q3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print(“La potion coûte”, </w:t>
      </w:r>
      <w:r w:rsidDel="00000000" w:rsidR="00000000" w:rsidRPr="00000000">
        <w:rPr>
          <w:rtl w:val="0"/>
        </w:rPr>
        <w:t xml:space="preserve">prix_potion</w:t>
      </w:r>
      <w:r w:rsidDel="00000000" w:rsidR="00000000" w:rsidRPr="00000000">
        <w:rPr>
          <w:rtl w:val="0"/>
        </w:rPr>
        <w:t xml:space="preserve">, “pièces. Il me restera”, reste, “pièces après l’achat.”)</w:t>
        <w:tab/>
        <w:t xml:space="preserve">#Q4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### ⭐⭐ ESG102 - Exercice 2 :  **Météorologue du futur** 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_Notions : initialisation de variables, opérations, affichage_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La station météo futuriste de tes rêves recrute ! Afin d’être recruté pour ton job idéal, tu dois écrire un programme Python qui permet de convertir une température donnée, tantôt de Fahrenheit en Celsius, tantôt de Celsius en Fahrenheit.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FAHRENHEIT VERS CELSIUS : 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1.  Initialise une variable _temp _fahrenheit_ avec la valeur 86.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2.  Convertis cette température en Celsius grâce à la formule C = (F-32) *(5/9)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3.  Affiche le résultat sous la forme : “86°F correspondent à …°C”.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CELSIUS VERS FAHRENHEIT : 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1.  Initialise à présent une variable _temp _celsius_ avec la valeur 30.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2.  Convertis cette température en Fahrenheit grâce à la formule F = C *(9/5) + 32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3.  Affiche le résultat sous la forme “30°C correspondent à …°F”.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Correction : 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temp _fahrenheit = 86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temp _celsius _convertie = (temp _fahrenheit - 32 ) *59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print(temp_fahrenheit, "°F correspondent à", temp_celsius _convertie, "°C")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La valeur en Celsius est alors de 30°C.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temp_celsius = 30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temp_fahrenheit_convertie = temp_celsius * 95 + 32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print(temp_celsius, "°C correspondent à", temp_fahrenheit_convertie, "°F")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La valeur en Fahrenheit est alors de 86°F.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### ⭐⭐ ESG103 - Exercice 3 :  **Le coffre de Jack**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_Notions : initialisation de variables, opérations, affichage_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Jack Sparrow vient de découvrir un coffre fermé par un cadenas. Avec ce coffre, il a également trouvé un papier avec des indications sur le code du cadenas. 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Le papier indique que base = 12, multiplicateur = 3 et bonus = 3. 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1.  Initialise ces trois variables.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Il y a également la formule suivante :  code _final = (base x multiplicateur) + bonus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1.  Calcule le code final et affiche le.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Malheureusement, le coffre ne s'ouvre toujours pas mais Jack Sparrow relit le papier et voit un x2 à côté du multiplicateur. 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1.  Si le multiplicateur double, recalcule le code final et affiche le.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Jack a découvert le trésor !!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Correction : 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1.    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```python    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base = 12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multiplicateur = 3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bonus = 3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2.  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code _final = (base *multiplicateur) + bonus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print(code _final) #Affichage du code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3.  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multiplicateur = multiplicateur*2 </w:t>
        <w:tab/>
        <w:t xml:space="preserve">#Pour traduire le fait que le</w:t>
      </w:r>
    </w:p>
    <w:p w:rsidR="00000000" w:rsidDel="00000000" w:rsidP="00000000" w:rsidRDefault="00000000" w:rsidRPr="00000000" w14:paraId="000002CE">
      <w:pPr>
        <w:ind w:left="2880" w:firstLine="0"/>
        <w:rPr/>
      </w:pPr>
      <w:r w:rsidDel="00000000" w:rsidR="00000000" w:rsidRPr="00000000">
        <w:rPr>
          <w:rtl w:val="0"/>
        </w:rPr>
        <w:t xml:space="preserve">   </w:t>
        <w:tab/>
        <w:t xml:space="preserve">#multiplicateur double, on multiplie le #multiplicateur par deux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code_final = (base*multiplicateur) + bonus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print(code_final) #Affichage du code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```</w:t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Lexend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Lexend-regular.ttf"/><Relationship Id="rId4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