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demob9bdm6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2ème version Chapitre 1 - Partie 1 : les variables</w:t>
      </w:r>
      <w:r w:rsidDel="00000000" w:rsidR="00000000" w:rsidRPr="00000000">
        <w:rPr>
          <w:rtl w:val="0"/>
        </w:rPr>
      </w:r>
    </w:p>
    <w:p w:rsidR="00000000" w:rsidDel="00000000" w:rsidP="00000000" w:rsidRDefault="00000000" w:rsidRPr="00000000" w14:paraId="00000002">
      <w:pPr>
        <w:pStyle w:val="Title"/>
        <w:jc w:val="center"/>
        <w:rPr>
          <w:rFonts w:ascii="Lexend" w:cs="Lexend" w:eastAsia="Lexend" w:hAnsi="Lexend"/>
          <w:color w:val="85200c"/>
          <w:sz w:val="32"/>
          <w:szCs w:val="32"/>
        </w:rPr>
      </w:pPr>
      <w:bookmarkStart w:colFirst="0" w:colLast="0" w:name="_i6t2wfju7fhv" w:id="1"/>
      <w:bookmarkEnd w:id="1"/>
      <w:r w:rsidDel="00000000" w:rsidR="00000000" w:rsidRPr="00000000">
        <w:rPr>
          <w:rFonts w:ascii="Lexend" w:cs="Lexend" w:eastAsia="Lexend" w:hAnsi="Lexend"/>
          <w:color w:val="85200c"/>
          <w:sz w:val="32"/>
          <w:szCs w:val="32"/>
          <w:rtl w:val="0"/>
        </w:rPr>
        <w:t xml:space="preserve">Chapitre 1 - Partie 1 : les variables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Python est un langage de programmation, c’est-à-dire un langage qui permet de communiquer avec l’ordinateur pour que l’ordinateur accomplisse des actions. Ainsi, comme toutes les langues et tous les langages, Python est constitué de “phrases”. En programmation, </w:t>
      </w:r>
      <w:r w:rsidDel="00000000" w:rsidR="00000000" w:rsidRPr="00000000">
        <w:rPr>
          <w:rFonts w:ascii="Lexend" w:cs="Lexend" w:eastAsia="Lexend" w:hAnsi="Lexend"/>
          <w:rtl w:val="0"/>
        </w:rPr>
        <w:t xml:space="preserve">une “phrase</w:t>
      </w:r>
      <w:r w:rsidDel="00000000" w:rsidR="00000000" w:rsidRPr="00000000">
        <w:rPr>
          <w:rFonts w:ascii="Lexend" w:cs="Lexend" w:eastAsia="Lexend" w:hAnsi="Lexend"/>
          <w:rtl w:val="0"/>
        </w:rPr>
        <w:t xml:space="preserve">” est</w:t>
      </w:r>
      <w:r w:rsidDel="00000000" w:rsidR="00000000" w:rsidRPr="00000000">
        <w:rPr>
          <w:rFonts w:ascii="Lexend" w:cs="Lexend" w:eastAsia="Lexend" w:hAnsi="Lexend"/>
          <w:rtl w:val="0"/>
        </w:rPr>
        <w:t xml:space="preserve"> équivalente à une ligne de code et chaque ligne de code correspond à une action que nous voudrions que l’ordinateur exécute. </w:t>
      </w:r>
    </w:p>
    <w:p w:rsidR="00000000" w:rsidDel="00000000" w:rsidP="00000000" w:rsidRDefault="00000000" w:rsidRPr="00000000" w14:paraId="00000006">
      <w:pPr>
        <w:pStyle w:val="Heading2"/>
        <w:rPr>
          <w:rFonts w:ascii="Lexend" w:cs="Lexend" w:eastAsia="Lexend" w:hAnsi="Lexend"/>
          <w:color w:val="45818e"/>
          <w:sz w:val="28"/>
          <w:szCs w:val="28"/>
        </w:rPr>
      </w:pPr>
      <w:bookmarkStart w:colFirst="0" w:colLast="0" w:name="_o85mjj6erwov" w:id="2"/>
      <w:bookmarkEnd w:id="2"/>
      <w:r w:rsidDel="00000000" w:rsidR="00000000" w:rsidRPr="00000000">
        <w:rPr>
          <w:rFonts w:ascii="Lexend" w:cs="Lexend" w:eastAsia="Lexend" w:hAnsi="Lexend"/>
          <w:rtl w:val="0"/>
        </w:rPr>
        <w:tab/>
      </w:r>
      <w:r w:rsidDel="00000000" w:rsidR="00000000" w:rsidRPr="00000000">
        <w:rPr>
          <w:rFonts w:ascii="Lexend" w:cs="Lexend" w:eastAsia="Lexend" w:hAnsi="Lexend"/>
          <w:color w:val="45818e"/>
          <w:sz w:val="28"/>
          <w:szCs w:val="28"/>
          <w:rtl w:val="0"/>
        </w:rPr>
        <w:t xml:space="preserve">I/ Définition</w:t>
      </w:r>
    </w:p>
    <w:p w:rsidR="00000000" w:rsidDel="00000000" w:rsidP="00000000" w:rsidRDefault="00000000" w:rsidRPr="00000000" w14:paraId="00000007">
      <w:pPr>
        <w:rPr>
          <w:rFonts w:ascii="Lexend" w:cs="Lexend" w:eastAsia="Lexend" w:hAnsi="Lexend"/>
        </w:rPr>
      </w:pPr>
      <w:r w:rsidDel="00000000" w:rsidR="00000000" w:rsidRPr="00000000">
        <w:rPr>
          <w:rtl w:val="0"/>
        </w:rPr>
      </w:r>
    </w:p>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tl w:val="0"/>
        </w:rPr>
        <w:t xml:space="preserve">Par exemple, voici une ligne de code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&gt;&gt;&gt; a = 5</w:t>
      </w:r>
    </w:p>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rtl w:val="0"/>
        </w:rPr>
        <w:t xml:space="preserve">Cette ligne de code c’est : </w:t>
      </w:r>
      <w:r w:rsidDel="00000000" w:rsidR="00000000" w:rsidRPr="00000000">
        <w:rPr>
          <w:rFonts w:ascii="Lexend" w:cs="Lexend" w:eastAsia="Lexend" w:hAnsi="Lexend"/>
          <w:b w:val="1"/>
          <w:bCs w:val="1"/>
          <w:rtl w:val="0"/>
        </w:rPr>
        <w:t xml:space="preserve">l’affectation d’une variable</w:t>
      </w:r>
      <w:r w:rsidDel="00000000" w:rsidR="00000000" w:rsidRPr="00000000">
        <w:rPr>
          <w:rFonts w:ascii="Lexend" w:cs="Lexend" w:eastAsia="Lexend" w:hAnsi="Lexend"/>
          <w:rtl w:val="0"/>
        </w:rPr>
        <w:t xml:space="preserve">.</w:t>
      </w:r>
    </w:p>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rtl w:val="0"/>
        </w:rPr>
        <w:t xml:space="preserve">On a créé une « boîte » qui </w:t>
      </w:r>
      <w:r w:rsidDel="00000000" w:rsidR="00000000" w:rsidRPr="00000000">
        <w:rPr>
          <w:rFonts w:ascii="Lexend" w:cs="Lexend" w:eastAsia="Lexend" w:hAnsi="Lexend"/>
          <w:rtl w:val="0"/>
        </w:rPr>
        <w:t xml:space="preserve">s’appelle a dans</w:t>
      </w:r>
      <w:r w:rsidDel="00000000" w:rsidR="00000000" w:rsidRPr="00000000">
        <w:rPr>
          <w:rFonts w:ascii="Lexend" w:cs="Lexend" w:eastAsia="Lexend" w:hAnsi="Lexend"/>
          <w:rtl w:val="0"/>
        </w:rPr>
        <w:t xml:space="preserve"> laquelle on peut ranger quelque chose.</w:t>
      </w:r>
    </w:p>
    <w:p w:rsidR="00000000" w:rsidDel="00000000" w:rsidP="00000000" w:rsidRDefault="00000000" w:rsidRPr="00000000" w14:paraId="0000000E">
      <w:pPr>
        <w:rPr>
          <w:rFonts w:ascii="Lexend" w:cs="Lexend" w:eastAsia="Lexend" w:hAnsi="Lexend"/>
        </w:rPr>
      </w:pPr>
      <w:r w:rsidDel="00000000" w:rsidR="00000000" w:rsidRPr="00000000">
        <w:rPr>
          <w:rFonts w:ascii="Lexend" w:cs="Lexend" w:eastAsia="Lexend" w:hAnsi="Lexend"/>
          <w:rtl w:val="0"/>
        </w:rPr>
        <w:t xml:space="preserve">Et ici on a rangé dans la boîte appelée </w:t>
      </w:r>
      <w:r w:rsidDel="00000000" w:rsidR="00000000" w:rsidRPr="00000000">
        <w:rPr>
          <w:rFonts w:ascii="Lexend" w:cs="Lexend" w:eastAsia="Lexend" w:hAnsi="Lexend"/>
          <w:rtl w:val="0"/>
        </w:rPr>
        <w:t xml:space="preserve">a l’entier</w:t>
      </w:r>
      <w:r w:rsidDel="00000000" w:rsidR="00000000" w:rsidRPr="00000000">
        <w:rPr>
          <w:rFonts w:ascii="Lexend" w:cs="Lexend" w:eastAsia="Lexend" w:hAnsi="Lexend"/>
          <w:rtl w:val="0"/>
        </w:rPr>
        <w:t xml:space="preserve"> 5</w:t>
      </w:r>
      <w:del w:author="Alienor" w:id="0" w:date="2026-02-23T19:11:51Z">
        <w:r w:rsidDel="00000000" w:rsidR="00000000" w:rsidRPr="00000000">
          <w:rPr>
            <w:rFonts w:ascii="Lexend" w:cs="Lexend" w:eastAsia="Lexend" w:hAnsi="Lexend"/>
            <w:rtl w:val="0"/>
          </w:rPr>
          <w:delText xml:space="preserve"> </w:delText>
        </w:r>
      </w:del>
      <w:r w:rsidDel="00000000" w:rsidR="00000000" w:rsidRPr="00000000">
        <w:rPr>
          <w:rFonts w:ascii="Lexend" w:cs="Lexend" w:eastAsia="Lexend" w:hAnsi="Lexend"/>
          <w:rtl w:val="0"/>
        </w:rPr>
        <w:t xml:space="preserve">.</w:t>
      </w:r>
    </w:p>
    <w:p w:rsidR="00000000" w:rsidDel="00000000" w:rsidP="00000000" w:rsidRDefault="00000000" w:rsidRPr="00000000" w14:paraId="0000000F">
      <w:pPr>
        <w:ind w:firstLine="720"/>
        <w:rPr>
          <w:rFonts w:ascii="Lexend" w:cs="Lexend" w:eastAsia="Lexend" w:hAnsi="Lexend"/>
          <w:i w:val="1"/>
          <w:iCs w:val="1"/>
          <w:color w:val="b6d7a8"/>
        </w:rPr>
      </w:pPr>
      <w:r w:rsidDel="00000000" w:rsidR="00000000" w:rsidRPr="00000000">
        <w:rPr>
          <w:rFonts w:ascii="Lexend" w:cs="Lexend" w:eastAsia="Lexend" w:hAnsi="Lexend"/>
          <w:rtl w:val="0"/>
        </w:rPr>
        <w:t xml:space="preserve">En clair, « a » c’est une </w:t>
      </w:r>
      <w:r w:rsidDel="00000000" w:rsidR="00000000" w:rsidRPr="00000000">
        <w:rPr>
          <w:rFonts w:ascii="Lexend" w:cs="Lexend" w:eastAsia="Lexend" w:hAnsi="Lexend"/>
          <w:b w:val="1"/>
          <w:bCs w:val="1"/>
          <w:rtl w:val="0"/>
        </w:rPr>
        <w:t xml:space="preserve">variable</w:t>
      </w:r>
      <w:r w:rsidDel="00000000" w:rsidR="00000000" w:rsidRPr="00000000">
        <w:rPr>
          <w:rFonts w:ascii="Lexend" w:cs="Lexend" w:eastAsia="Lexend" w:hAnsi="Lexend"/>
          <w:rtl w:val="0"/>
        </w:rPr>
        <w:t xml:space="preserve"> et 5 c’est son </w:t>
      </w:r>
      <w:r w:rsidDel="00000000" w:rsidR="00000000" w:rsidRPr="00000000">
        <w:rPr>
          <w:rFonts w:ascii="Lexend" w:cs="Lexend" w:eastAsia="Lexend" w:hAnsi="Lexend"/>
          <w:b w:val="1"/>
          <w:bCs w:val="1"/>
          <w:rtl w:val="0"/>
        </w:rPr>
        <w:t xml:space="preserve">contenu</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10">
      <w:pPr>
        <w:rPr>
          <w:rFonts w:ascii="Lexend" w:cs="Lexend" w:eastAsia="Lexend" w:hAnsi="Lexend"/>
          <w:i w:val="1"/>
          <w:iCs w:val="1"/>
          <w:color w:val="b6d7a8"/>
        </w:rPr>
      </w:pPr>
      <w:r w:rsidDel="00000000" w:rsidR="00000000" w:rsidRPr="00000000">
        <w:rPr>
          <w:rtl w:val="0"/>
        </w:rPr>
      </w:r>
    </w:p>
    <w:p w:rsidR="00000000" w:rsidDel="00000000" w:rsidP="00000000" w:rsidRDefault="00000000" w:rsidRPr="00000000" w14:paraId="00000011">
      <w:pPr>
        <w:pStyle w:val="Heading2"/>
        <w:ind w:firstLine="720"/>
        <w:rPr>
          <w:rFonts w:ascii="Lexend" w:cs="Lexend" w:eastAsia="Lexend" w:hAnsi="Lexend"/>
          <w:i w:val="1"/>
          <w:iCs w:val="1"/>
          <w:color w:val="b6d7a8"/>
        </w:rPr>
      </w:pPr>
      <w:bookmarkStart w:colFirst="0" w:colLast="0" w:name="_103d23pzxywv" w:id="3"/>
      <w:bookmarkEnd w:id="3"/>
      <w:r w:rsidDel="00000000" w:rsidR="00000000" w:rsidRPr="00000000">
        <w:rPr>
          <w:rFonts w:ascii="Lexend" w:cs="Lexend" w:eastAsia="Lexend" w:hAnsi="Lexend"/>
          <w:color w:val="45818e"/>
          <w:sz w:val="28"/>
          <w:szCs w:val="28"/>
          <w:rtl w:val="0"/>
        </w:rPr>
        <w:t xml:space="preserve">II/ Manipulation</w:t>
        <w:tab/>
      </w:r>
      <w:r w:rsidDel="00000000" w:rsidR="00000000" w:rsidRPr="00000000">
        <w:rPr>
          <w:rtl w:val="0"/>
        </w:rPr>
      </w:r>
    </w:p>
    <w:p w:rsidR="00000000" w:rsidDel="00000000" w:rsidP="00000000" w:rsidRDefault="00000000" w:rsidRPr="00000000" w14:paraId="00000012">
      <w:pPr>
        <w:rPr>
          <w:rFonts w:ascii="Lexend" w:cs="Lexend" w:eastAsia="Lexend" w:hAnsi="Lexend"/>
          <w:i w:val="1"/>
          <w:iCs w:val="1"/>
          <w:color w:val="b6d7a8"/>
        </w:rPr>
      </w:pPr>
      <w:r w:rsidDel="00000000" w:rsidR="00000000" w:rsidRPr="00000000">
        <w:rPr>
          <w:rtl w:val="0"/>
        </w:rPr>
      </w:r>
    </w:p>
    <w:p w:rsidR="00000000" w:rsidDel="00000000" w:rsidP="00000000" w:rsidRDefault="00000000" w:rsidRPr="00000000" w14:paraId="00000013">
      <w:pPr>
        <w:rPr>
          <w:rFonts w:ascii="Lexend" w:cs="Lexend" w:eastAsia="Lexend" w:hAnsi="Lexend"/>
        </w:rPr>
      </w:pPr>
      <w:r w:rsidDel="00000000" w:rsidR="00000000" w:rsidRPr="00000000">
        <w:rPr>
          <w:rFonts w:ascii="Lexend" w:cs="Lexend" w:eastAsia="Lexend" w:hAnsi="Lexend"/>
          <w:rtl w:val="0"/>
        </w:rPr>
        <w:t xml:space="preserve">Le but quand on écrit du code, c’est de manipuler le contenu des variables.</w:t>
      </w:r>
    </w:p>
    <w:p w:rsidR="00000000" w:rsidDel="00000000" w:rsidP="00000000" w:rsidRDefault="00000000" w:rsidRPr="00000000" w14:paraId="00000014">
      <w:pPr>
        <w:rPr>
          <w:rFonts w:ascii="Lexend" w:cs="Lexend" w:eastAsia="Lexend" w:hAnsi="Lexend"/>
        </w:rPr>
      </w:pPr>
      <w:r w:rsidDel="00000000" w:rsidR="00000000" w:rsidRPr="00000000">
        <w:rPr>
          <w:rFonts w:ascii="Lexend" w:cs="Lexend" w:eastAsia="Lexend" w:hAnsi="Lexend"/>
          <w:rtl w:val="0"/>
        </w:rPr>
        <w:t xml:space="preserve">Pour manipuler les variables, on utilise </w:t>
      </w:r>
      <w:r w:rsidDel="00000000" w:rsidR="00000000" w:rsidRPr="00000000">
        <w:rPr>
          <w:rFonts w:ascii="Lexend" w:cs="Lexend" w:eastAsia="Lexend" w:hAnsi="Lexend"/>
          <w:b w:val="1"/>
          <w:bCs w:val="1"/>
          <w:rtl w:val="0"/>
        </w:rPr>
        <w:t xml:space="preserve">l’affectation. </w:t>
      </w:r>
      <w:r w:rsidDel="00000000" w:rsidR="00000000" w:rsidRPr="00000000">
        <w:rPr>
          <w:rFonts w:ascii="Lexend" w:cs="Lexend" w:eastAsia="Lexend" w:hAnsi="Lexend"/>
          <w:rtl w:val="0"/>
        </w:rPr>
        <w:t xml:space="preserve">C’est le fait de donner un contenu à une </w:t>
      </w:r>
      <w:r w:rsidDel="00000000" w:rsidR="00000000" w:rsidRPr="00000000">
        <w:rPr>
          <w:rFonts w:ascii="Lexend" w:cs="Lexend" w:eastAsia="Lexend" w:hAnsi="Lexend"/>
          <w:b w:val="1"/>
          <w:bCs w:val="1"/>
          <w:rtl w:val="0"/>
        </w:rPr>
        <w:t xml:space="preserve">variable </w:t>
      </w:r>
      <w:r w:rsidDel="00000000" w:rsidR="00000000" w:rsidRPr="00000000">
        <w:rPr>
          <w:rFonts w:ascii="Lexend" w:cs="Lexend" w:eastAsia="Lexend" w:hAnsi="Lexend"/>
          <w:rtl w:val="0"/>
        </w:rPr>
        <w:t xml:space="preserve">:</w:t>
      </w:r>
    </w:p>
    <w:p w:rsidR="00000000" w:rsidDel="00000000" w:rsidP="00000000" w:rsidRDefault="00000000" w:rsidRPr="00000000" w14:paraId="00000015">
      <w:pPr>
        <w:numPr>
          <w:ilvl w:val="0"/>
          <w:numId w:val="4"/>
        </w:numPr>
        <w:ind w:left="1440" w:hanging="360"/>
        <w:rPr>
          <w:rFonts w:ascii="Lexend" w:cs="Lexend" w:eastAsia="Lexend" w:hAnsi="Lexend"/>
        </w:rPr>
      </w:pPr>
      <w:r w:rsidDel="00000000" w:rsidR="00000000" w:rsidRPr="00000000">
        <w:rPr>
          <w:rFonts w:ascii="Lexend" w:cs="Lexend" w:eastAsia="Lexend" w:hAnsi="Lexend"/>
          <w:rtl w:val="0"/>
        </w:rPr>
        <w:t xml:space="preserve">On utilise toujours « = » (l’opérateur égal)</w:t>
      </w:r>
    </w:p>
    <w:p w:rsidR="00000000" w:rsidDel="00000000" w:rsidP="00000000" w:rsidRDefault="00000000" w:rsidRPr="00000000" w14:paraId="00000016">
      <w:pPr>
        <w:numPr>
          <w:ilvl w:val="0"/>
          <w:numId w:val="4"/>
        </w:numPr>
        <w:ind w:left="1440" w:hanging="360"/>
        <w:rPr>
          <w:rFonts w:ascii="Lexend" w:cs="Lexend" w:eastAsia="Lexend" w:hAnsi="Lexend"/>
        </w:rPr>
      </w:pPr>
      <w:r w:rsidDel="00000000" w:rsidR="00000000" w:rsidRPr="00000000">
        <w:rPr>
          <w:rFonts w:ascii="Lexend" w:cs="Lexend" w:eastAsia="Lexend" w:hAnsi="Lexend"/>
          <w:rtl w:val="0"/>
        </w:rPr>
        <w:t xml:space="preserve">On met toujours la </w:t>
      </w:r>
      <w:r w:rsidDel="00000000" w:rsidR="00000000" w:rsidRPr="00000000">
        <w:rPr>
          <w:rFonts w:ascii="Lexend" w:cs="Lexend" w:eastAsia="Lexend" w:hAnsi="Lexend"/>
          <w:b w:val="1"/>
          <w:bCs w:val="1"/>
          <w:rtl w:val="0"/>
        </w:rPr>
        <w:t xml:space="preserve">variable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à gauche</w:t>
      </w:r>
    </w:p>
    <w:p w:rsidR="00000000" w:rsidDel="00000000" w:rsidP="00000000" w:rsidRDefault="00000000" w:rsidRPr="00000000" w14:paraId="00000017">
      <w:pPr>
        <w:numPr>
          <w:ilvl w:val="0"/>
          <w:numId w:val="4"/>
        </w:numPr>
        <w:ind w:left="1440" w:hanging="360"/>
        <w:rPr>
          <w:rFonts w:ascii="Lexend" w:cs="Lexend" w:eastAsia="Lexend" w:hAnsi="Lexend"/>
        </w:rPr>
      </w:pPr>
      <w:r w:rsidDel="00000000" w:rsidR="00000000" w:rsidRPr="00000000">
        <w:rPr>
          <w:rFonts w:ascii="Lexend" w:cs="Lexend" w:eastAsia="Lexend" w:hAnsi="Lexend"/>
          <w:rtl w:val="0"/>
        </w:rPr>
        <w:t xml:space="preserve">On met toujours le </w:t>
      </w:r>
      <w:r w:rsidDel="00000000" w:rsidR="00000000" w:rsidRPr="00000000">
        <w:rPr>
          <w:rFonts w:ascii="Lexend" w:cs="Lexend" w:eastAsia="Lexend" w:hAnsi="Lexend"/>
          <w:b w:val="1"/>
          <w:bCs w:val="1"/>
          <w:rtl w:val="0"/>
        </w:rPr>
        <w:t xml:space="preserve">contenu à droite</w:t>
      </w:r>
      <w:r w:rsidDel="00000000" w:rsidR="00000000" w:rsidRPr="00000000">
        <w:rPr>
          <w:rFonts w:ascii="Lexend" w:cs="Lexend" w:eastAsia="Lexend" w:hAnsi="Lexend"/>
          <w:rtl w:val="0"/>
        </w:rPr>
        <w:t xml:space="preserve">.</w:t>
      </w:r>
    </w:p>
    <w:p w:rsidR="00000000" w:rsidDel="00000000" w:rsidP="00000000" w:rsidRDefault="00000000" w:rsidRPr="00000000" w14:paraId="00000018">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19">
      <w:pPr>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si on souhaite créer une variable x et que l’on veut lui attribuer la valeur 2, on écrit :</w:t>
      </w:r>
    </w:p>
    <w:p w:rsidR="00000000" w:rsidDel="00000000" w:rsidP="00000000" w:rsidRDefault="00000000" w:rsidRPr="00000000" w14:paraId="0000001A">
      <w:pPr>
        <w:ind w:firstLine="720"/>
        <w:rPr>
          <w:rFonts w:ascii="Lexend" w:cs="Lexend" w:eastAsia="Lexend" w:hAnsi="Lexend"/>
        </w:rPr>
      </w:pPr>
      <w:r w:rsidDel="00000000" w:rsidR="00000000" w:rsidRPr="00000000">
        <w:rPr>
          <w:rFonts w:ascii="Lexend" w:cs="Lexend" w:eastAsia="Lexend" w:hAnsi="Lexend"/>
          <w:rtl w:val="0"/>
        </w:rPr>
        <w:t xml:space="preserve">&gt;&gt;&gt; x=2</w:t>
      </w:r>
    </w:p>
    <w:p w:rsidR="00000000" w:rsidDel="00000000" w:rsidP="00000000" w:rsidRDefault="00000000" w:rsidRPr="00000000" w14:paraId="0000001B">
      <w:pPr>
        <w:rPr>
          <w:rFonts w:ascii="Lexend" w:cs="Lexend" w:eastAsia="Lexend" w:hAnsi="Lexend"/>
        </w:rPr>
      </w:pPr>
      <w:r w:rsidDel="00000000" w:rsidR="00000000" w:rsidRPr="00000000">
        <w:rPr>
          <w:rtl w:val="0"/>
        </w:rPr>
      </w:r>
    </w:p>
    <w:p w:rsidR="00000000" w:rsidDel="00000000" w:rsidP="00000000" w:rsidRDefault="00000000" w:rsidRPr="00000000" w14:paraId="0000001C">
      <w:pPr>
        <w:rPr>
          <w:rFonts w:ascii="Lexend" w:cs="Lexend" w:eastAsia="Lexend" w:hAnsi="Lexend"/>
        </w:rPr>
      </w:pPr>
      <w:r w:rsidDel="00000000" w:rsidR="00000000" w:rsidRPr="00000000">
        <w:rPr>
          <w:rFonts w:ascii="Lexend" w:cs="Lexend" w:eastAsia="Lexend" w:hAnsi="Lexend"/>
          <w:rtl w:val="0"/>
        </w:rPr>
        <w:t xml:space="preserve">Comme pour une boîte classique, on peut changer son contenu. Pour modifier le contenu d’une variable, il suffit de faire la même opération.</w:t>
      </w:r>
    </w:p>
    <w:p w:rsidR="00000000" w:rsidDel="00000000" w:rsidP="00000000" w:rsidRDefault="00000000" w:rsidRPr="00000000" w14:paraId="0000001D">
      <w:pPr>
        <w:rPr>
          <w:rFonts w:ascii="Lexend" w:cs="Lexend" w:eastAsia="Lexend" w:hAnsi="Lexend"/>
        </w:rPr>
      </w:pPr>
      <w:r w:rsidDel="00000000" w:rsidR="00000000" w:rsidRPr="00000000">
        <w:rPr>
          <w:rtl w:val="0"/>
        </w:rPr>
      </w:r>
    </w:p>
    <w:p w:rsidR="00000000" w:rsidDel="00000000" w:rsidP="00000000" w:rsidRDefault="00000000" w:rsidRPr="00000000" w14:paraId="0000001E">
      <w:pPr>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si précédemment, on a affecté à la variable x la valeur 2 et que l’on souhaite maintenant que la variable x soit associé</w:t>
      </w:r>
      <w:ins w:author="Alienor" w:id="1" w:date="2026-02-23T19:13:12Z">
        <w:r w:rsidDel="00000000" w:rsidR="00000000" w:rsidRPr="00000000">
          <w:rPr>
            <w:rFonts w:ascii="Lexend" w:cs="Lexend" w:eastAsia="Lexend" w:hAnsi="Lexend"/>
            <w:rtl w:val="0"/>
          </w:rPr>
          <w:t xml:space="preserve">e</w:t>
        </w:r>
      </w:ins>
      <w:r w:rsidDel="00000000" w:rsidR="00000000" w:rsidRPr="00000000">
        <w:rPr>
          <w:rFonts w:ascii="Lexend" w:cs="Lexend" w:eastAsia="Lexend" w:hAnsi="Lexend"/>
          <w:rtl w:val="0"/>
        </w:rPr>
        <w:t xml:space="preserve"> à la valeur 3, on écrit :</w:t>
      </w:r>
    </w:p>
    <w:p w:rsidR="00000000" w:rsidDel="00000000" w:rsidP="00000000" w:rsidRDefault="00000000" w:rsidRPr="00000000" w14:paraId="0000001F">
      <w:pPr>
        <w:ind w:firstLine="720"/>
        <w:rPr>
          <w:rFonts w:ascii="Lexend" w:cs="Lexend" w:eastAsia="Lexend" w:hAnsi="Lexend"/>
        </w:rPr>
      </w:pPr>
      <w:r w:rsidDel="00000000" w:rsidR="00000000" w:rsidRPr="00000000">
        <w:rPr>
          <w:rFonts w:ascii="Lexend" w:cs="Lexend" w:eastAsia="Lexend" w:hAnsi="Lexend"/>
          <w:rtl w:val="0"/>
        </w:rPr>
        <w:t xml:space="preserve">&gt;&gt;&gt; x=3</w:t>
      </w:r>
    </w:p>
    <w:p w:rsidR="00000000" w:rsidDel="00000000" w:rsidP="00000000" w:rsidRDefault="00000000" w:rsidRPr="00000000" w14:paraId="00000020">
      <w:pPr>
        <w:rPr>
          <w:rFonts w:ascii="Lexend" w:cs="Lexend" w:eastAsia="Lexend" w:hAnsi="Lexend"/>
          <w:color w:val="666666"/>
        </w:rPr>
      </w:pPr>
      <w:r w:rsidDel="00000000" w:rsidR="00000000" w:rsidRPr="00000000">
        <w:rPr>
          <w:rtl w:val="0"/>
        </w:rPr>
      </w:r>
    </w:p>
    <w:p w:rsidR="00000000" w:rsidDel="00000000" w:rsidP="00000000" w:rsidRDefault="00000000" w:rsidRPr="00000000" w14:paraId="00000021">
      <w:pPr>
        <w:rPr>
          <w:rFonts w:ascii="Lexend" w:cs="Lexend" w:eastAsia="Lexend" w:hAnsi="Lexend"/>
        </w:rPr>
      </w:pPr>
      <w:r w:rsidDel="00000000" w:rsidR="00000000" w:rsidRPr="00000000">
        <w:rPr>
          <w:rFonts w:ascii="Lexend" w:cs="Lexend" w:eastAsia="Lexend" w:hAnsi="Lexend"/>
          <w:b w:val="1"/>
          <w:bCs w:val="1"/>
          <w:rtl w:val="0"/>
        </w:rPr>
        <w:t xml:space="preserve">Attention !</w:t>
      </w:r>
      <w:r w:rsidDel="00000000" w:rsidR="00000000" w:rsidRPr="00000000">
        <w:rPr>
          <w:rFonts w:ascii="Lexend" w:cs="Lexend" w:eastAsia="Lexend" w:hAnsi="Lexend"/>
          <w:rtl w:val="0"/>
        </w:rPr>
        <w:t xml:space="preserve"> En effectuant cette opération, la valeur 2 est complètement oubliée et on ne pourra plus la récupérer car le contenu de x est maintenant 3, soit la dernière affectation faite à x.</w:t>
      </w:r>
    </w:p>
    <w:p w:rsidR="00000000" w:rsidDel="00000000" w:rsidP="00000000" w:rsidRDefault="00000000" w:rsidRPr="00000000" w14:paraId="00000022">
      <w:pPr>
        <w:rPr>
          <w:rFonts w:ascii="Lexend" w:cs="Lexend" w:eastAsia="Lexend" w:hAnsi="Lexend"/>
        </w:rPr>
      </w:pPr>
      <w:r w:rsidDel="00000000" w:rsidR="00000000" w:rsidRPr="00000000">
        <w:rPr>
          <w:rtl w:val="0"/>
        </w:rPr>
      </w:r>
    </w:p>
    <w:p w:rsidR="00000000" w:rsidDel="00000000" w:rsidP="00000000" w:rsidRDefault="00000000" w:rsidRPr="00000000" w14:paraId="00000023">
      <w:pPr>
        <w:rPr>
          <w:rFonts w:ascii="Lexend" w:cs="Lexend" w:eastAsia="Lexend" w:hAnsi="Lexend"/>
        </w:rPr>
      </w:pPr>
      <w:r w:rsidDel="00000000" w:rsidR="00000000" w:rsidRPr="00000000">
        <w:rPr>
          <w:rFonts w:ascii="Lexend" w:cs="Lexend" w:eastAsia="Lexend" w:hAnsi="Lexend"/>
          <w:rtl w:val="0"/>
        </w:rPr>
        <w:t xml:space="preserve">Après avoir affecté un contenu à une variable, on peut obtenir le contenu en appelant la variable. C’est-à-dire que si on appelle une variable, c’est son contenu qui est renvoyé. </w:t>
      </w:r>
    </w:p>
    <w:p w:rsidR="00000000" w:rsidDel="00000000" w:rsidP="00000000" w:rsidRDefault="00000000" w:rsidRPr="00000000" w14:paraId="00000024">
      <w:pPr>
        <w:rPr>
          <w:rFonts w:ascii="Lexend" w:cs="Lexend" w:eastAsia="Lexend" w:hAnsi="Lexend"/>
        </w:rPr>
      </w:pPr>
      <w:r w:rsidDel="00000000" w:rsidR="00000000" w:rsidRPr="00000000">
        <w:rPr>
          <w:rFonts w:ascii="Lexend" w:cs="Lexend" w:eastAsia="Lexend" w:hAnsi="Lexend"/>
          <w:rtl w:val="0"/>
        </w:rPr>
        <w:t xml:space="preserve">Ainsi en reprenant l’exemple précédent, x contient 3. On considère la ligne de code suivante : </w:t>
      </w:r>
    </w:p>
    <w:p w:rsidR="00000000" w:rsidDel="00000000" w:rsidP="00000000" w:rsidRDefault="00000000" w:rsidRPr="00000000" w14:paraId="00000025">
      <w:pPr>
        <w:rPr>
          <w:rFonts w:ascii="Lexend" w:cs="Lexend" w:eastAsia="Lexend" w:hAnsi="Lexend"/>
        </w:rPr>
      </w:pPr>
      <w:r w:rsidDel="00000000" w:rsidR="00000000" w:rsidRPr="00000000">
        <w:rPr>
          <w:rFonts w:ascii="Lexend" w:cs="Lexend" w:eastAsia="Lexend" w:hAnsi="Lexend"/>
          <w:rtl w:val="0"/>
        </w:rPr>
        <w:t xml:space="preserve">&gt;&gt;&gt; print(x)</w:t>
      </w:r>
    </w:p>
    <w:p w:rsidR="00000000" w:rsidDel="00000000" w:rsidP="00000000" w:rsidRDefault="00000000" w:rsidRPr="00000000" w14:paraId="00000026">
      <w:pPr>
        <w:rPr>
          <w:rFonts w:ascii="Lexend" w:cs="Lexend" w:eastAsia="Lexend" w:hAnsi="Lexend"/>
        </w:rPr>
      </w:pPr>
      <w:r w:rsidDel="00000000" w:rsidR="00000000" w:rsidRPr="00000000">
        <w:rPr>
          <w:rFonts w:ascii="Lexend" w:cs="Lexend" w:eastAsia="Lexend" w:hAnsi="Lexend"/>
          <w:rtl w:val="0"/>
        </w:rPr>
        <w:t xml:space="preserve">3</w:t>
      </w:r>
    </w:p>
    <w:p w:rsidR="00000000" w:rsidDel="00000000" w:rsidP="00000000" w:rsidRDefault="00000000" w:rsidRPr="00000000" w14:paraId="00000027">
      <w:pPr>
        <w:rPr>
          <w:rFonts w:ascii="Lexend" w:cs="Lexend" w:eastAsia="Lexend" w:hAnsi="Lexend"/>
        </w:rPr>
      </w:pPr>
      <w:r w:rsidDel="00000000" w:rsidR="00000000" w:rsidRPr="00000000">
        <w:rPr>
          <w:rFonts w:ascii="Lexend" w:cs="Lexend" w:eastAsia="Lexend" w:hAnsi="Lexend"/>
          <w:rtl w:val="0"/>
        </w:rPr>
        <w:t xml:space="preserve">C’est le contenu qui est renvoyé, soit l’entier 3 !</w:t>
      </w:r>
    </w:p>
    <w:p w:rsidR="00000000" w:rsidDel="00000000" w:rsidP="00000000" w:rsidRDefault="00000000" w:rsidRPr="00000000" w14:paraId="00000028">
      <w:pPr>
        <w:rPr>
          <w:rFonts w:ascii="Lexend" w:cs="Lexend" w:eastAsia="Lexend" w:hAnsi="Lexend"/>
        </w:rPr>
      </w:pPr>
      <w:r w:rsidDel="00000000" w:rsidR="00000000" w:rsidRPr="00000000">
        <w:rPr>
          <w:rtl w:val="0"/>
        </w:rPr>
      </w:r>
    </w:p>
    <w:p w:rsidR="00000000" w:rsidDel="00000000" w:rsidP="00000000" w:rsidRDefault="00000000" w:rsidRPr="00000000" w14:paraId="00000029">
      <w:pPr>
        <w:rPr>
          <w:rFonts w:ascii="Lexend" w:cs="Lexend" w:eastAsia="Lexend" w:hAnsi="Lexend"/>
        </w:rPr>
      </w:pPr>
      <w:r w:rsidDel="00000000" w:rsidR="00000000" w:rsidRPr="00000000">
        <w:rPr>
          <w:rtl w:val="0"/>
        </w:rPr>
      </w:r>
    </w:p>
    <w:p w:rsidR="00000000" w:rsidDel="00000000" w:rsidP="00000000" w:rsidRDefault="00000000" w:rsidRPr="00000000" w14:paraId="0000002A">
      <w:pPr>
        <w:rPr>
          <w:rFonts w:ascii="Lexend" w:cs="Lexend" w:eastAsia="Lexend" w:hAnsi="Lexend"/>
        </w:rPr>
      </w:pPr>
      <w:r w:rsidDel="00000000" w:rsidR="00000000" w:rsidRPr="00000000">
        <w:rPr>
          <w:rFonts w:ascii="Lexend" w:cs="Lexend" w:eastAsia="Lexend" w:hAnsi="Lexend"/>
          <w:rtl w:val="0"/>
        </w:rPr>
        <w:t xml:space="preserve">On peut alors s’amuser à écrire l’exemple ci-dessous :</w:t>
      </w:r>
    </w:p>
    <w:p w:rsidR="00000000" w:rsidDel="00000000" w:rsidP="00000000" w:rsidRDefault="00000000" w:rsidRPr="00000000" w14:paraId="0000002B">
      <w:pPr>
        <w:rPr>
          <w:rFonts w:ascii="Lexend" w:cs="Lexend" w:eastAsia="Lexend" w:hAnsi="Lexend"/>
        </w:rPr>
      </w:pPr>
      <w:r w:rsidDel="00000000" w:rsidR="00000000" w:rsidRPr="00000000">
        <w:rPr>
          <w:rFonts w:ascii="Lexend" w:cs="Lexend" w:eastAsia="Lexend" w:hAnsi="Lexend"/>
          <w:rtl w:val="0"/>
        </w:rPr>
        <w:t xml:space="preserve">&gt;&gt;&gt; x = 2</w:t>
      </w:r>
    </w:p>
    <w:p w:rsidR="00000000" w:rsidDel="00000000" w:rsidP="00000000" w:rsidRDefault="00000000" w:rsidRPr="00000000" w14:paraId="0000002C">
      <w:pPr>
        <w:rPr>
          <w:rFonts w:ascii="Lexend" w:cs="Lexend" w:eastAsia="Lexend" w:hAnsi="Lexend"/>
        </w:rPr>
      </w:pPr>
      <w:r w:rsidDel="00000000" w:rsidR="00000000" w:rsidRPr="00000000">
        <w:rPr>
          <w:rFonts w:ascii="Lexend" w:cs="Lexend" w:eastAsia="Lexend" w:hAnsi="Lexend"/>
          <w:rtl w:val="0"/>
        </w:rPr>
        <w:t xml:space="preserve">&gt;&gt;&gt; y = x</w:t>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 Si on appelle y, alors 2 est renvoyé car on a mis le contenu de x dans y.</w:t>
      </w:r>
    </w:p>
    <w:p w:rsidR="00000000" w:rsidDel="00000000" w:rsidP="00000000" w:rsidRDefault="00000000" w:rsidRPr="00000000" w14:paraId="0000002E">
      <w:pPr>
        <w:rPr>
          <w:rFonts w:ascii="Lexend" w:cs="Lexend" w:eastAsia="Lexend" w:hAnsi="Lexend"/>
        </w:rPr>
      </w:pPr>
      <w:r w:rsidDel="00000000" w:rsidR="00000000" w:rsidRPr="00000000">
        <w:rPr>
          <w:rtl w:val="0"/>
        </w:rPr>
      </w:r>
    </w:p>
    <w:p w:rsidR="00000000" w:rsidDel="00000000" w:rsidP="00000000" w:rsidRDefault="00000000" w:rsidRPr="00000000" w14:paraId="0000002F">
      <w:pPr>
        <w:pStyle w:val="Heading2"/>
        <w:ind w:firstLine="720"/>
        <w:rPr>
          <w:rFonts w:ascii="Lexend" w:cs="Lexend" w:eastAsia="Lexend" w:hAnsi="Lexend"/>
        </w:rPr>
      </w:pPr>
      <w:bookmarkStart w:colFirst="0" w:colLast="0" w:name="_3vb6yfje8j7i" w:id="4"/>
      <w:bookmarkEnd w:id="4"/>
      <w:r w:rsidDel="00000000" w:rsidR="00000000" w:rsidRPr="00000000">
        <w:rPr>
          <w:rFonts w:ascii="Lexend" w:cs="Lexend" w:eastAsia="Lexend" w:hAnsi="Lexend"/>
          <w:color w:val="45818e"/>
          <w:sz w:val="28"/>
          <w:szCs w:val="28"/>
          <w:rtl w:val="0"/>
        </w:rPr>
        <w:t xml:space="preserve">III/ Nom des variables</w:t>
        <w:tab/>
      </w:r>
      <w:r w:rsidDel="00000000" w:rsidR="00000000" w:rsidRPr="00000000">
        <w:rPr>
          <w:rtl w:val="0"/>
        </w:rPr>
      </w:r>
    </w:p>
    <w:p w:rsidR="00000000" w:rsidDel="00000000" w:rsidP="00000000" w:rsidRDefault="00000000" w:rsidRPr="00000000" w14:paraId="00000030">
      <w:pPr>
        <w:rPr>
          <w:rFonts w:ascii="Lexend" w:cs="Lexend" w:eastAsia="Lexend" w:hAnsi="Lexend"/>
        </w:rPr>
      </w:pPr>
      <w:r w:rsidDel="00000000" w:rsidR="00000000" w:rsidRPr="00000000">
        <w:rPr>
          <w:rtl w:val="0"/>
        </w:rPr>
      </w:r>
    </w:p>
    <w:p w:rsidR="00000000" w:rsidDel="00000000" w:rsidP="00000000" w:rsidRDefault="00000000" w:rsidRPr="00000000" w14:paraId="00000031">
      <w:pPr>
        <w:rPr>
          <w:rFonts w:ascii="Lexend" w:cs="Lexend" w:eastAsia="Lexend" w:hAnsi="Lexend"/>
        </w:rPr>
      </w:pPr>
      <w:r w:rsidDel="00000000" w:rsidR="00000000" w:rsidRPr="00000000">
        <w:rPr>
          <w:rFonts w:ascii="Lexend" w:cs="Lexend" w:eastAsia="Lexend" w:hAnsi="Lexend"/>
          <w:rtl w:val="0"/>
        </w:rPr>
        <w:t xml:space="preserve">Même si nous avons une certaine liberté dans le choix des noms de variables, quelques règles doivent être respectées.</w:t>
      </w:r>
    </w:p>
    <w:p w:rsidR="00000000" w:rsidDel="00000000" w:rsidP="00000000" w:rsidRDefault="00000000" w:rsidRPr="00000000" w14:paraId="00000032">
      <w:pPr>
        <w:rPr>
          <w:rFonts w:ascii="Lexend" w:cs="Lexend" w:eastAsia="Lexend" w:hAnsi="Lexend"/>
        </w:rPr>
      </w:pPr>
      <w:r w:rsidDel="00000000" w:rsidR="00000000" w:rsidRPr="00000000">
        <w:rPr>
          <w:rFonts w:ascii="Lexend" w:cs="Lexend" w:eastAsia="Lexend" w:hAnsi="Lexend"/>
          <w:color w:val="38761d"/>
          <w:rtl w:val="0"/>
        </w:rPr>
        <w:t xml:space="preserve">Un nom de variable</w:t>
      </w:r>
      <w:r w:rsidDel="00000000" w:rsidR="00000000" w:rsidRPr="00000000">
        <w:rPr>
          <w:rFonts w:ascii="Lexend" w:cs="Lexend" w:eastAsia="Lexend" w:hAnsi="Lexend"/>
          <w:color w:val="93c47d"/>
          <w:rtl w:val="0"/>
        </w:rPr>
        <w:t xml:space="preserve"> </w:t>
      </w:r>
      <w:r w:rsidDel="00000000" w:rsidR="00000000" w:rsidRPr="00000000">
        <w:rPr>
          <w:rFonts w:ascii="Lexend" w:cs="Lexend" w:eastAsia="Lexend" w:hAnsi="Lexend"/>
          <w:color w:val="38761d"/>
          <w:rtl w:val="0"/>
        </w:rPr>
        <w:t xml:space="preserve">peut contenir </w:t>
      </w:r>
      <w:r w:rsidDel="00000000" w:rsidR="00000000" w:rsidRPr="00000000">
        <w:rPr>
          <w:rFonts w:ascii="Lexend" w:cs="Lexend" w:eastAsia="Lexend" w:hAnsi="Lexend"/>
          <w:rtl w:val="0"/>
        </w:rPr>
        <w:t xml:space="preserve">:</w:t>
      </w:r>
    </w:p>
    <w:p w:rsidR="00000000" w:rsidDel="00000000" w:rsidP="00000000" w:rsidRDefault="00000000" w:rsidRPr="00000000" w14:paraId="00000033">
      <w:pPr>
        <w:numPr>
          <w:ilvl w:val="0"/>
          <w:numId w:val="1"/>
        </w:numPr>
        <w:ind w:left="1440" w:hanging="360"/>
        <w:rPr>
          <w:rFonts w:ascii="Lexend" w:cs="Lexend" w:eastAsia="Lexend" w:hAnsi="Lexend"/>
        </w:rPr>
      </w:pPr>
      <w:r w:rsidDel="00000000" w:rsidR="00000000" w:rsidRPr="00000000">
        <w:rPr>
          <w:rFonts w:ascii="Lexend" w:cs="Lexend" w:eastAsia="Lexend" w:hAnsi="Lexend"/>
          <w:sz w:val="14"/>
          <w:szCs w:val="14"/>
          <w:rtl w:val="0"/>
        </w:rPr>
        <w:t xml:space="preserve"> </w:t>
      </w:r>
      <w:r w:rsidDel="00000000" w:rsidR="00000000" w:rsidRPr="00000000">
        <w:rPr>
          <w:rFonts w:ascii="Lexend" w:cs="Lexend" w:eastAsia="Lexend" w:hAnsi="Lexend"/>
          <w:rtl w:val="0"/>
        </w:rPr>
        <w:t xml:space="preserve">des lettres de a à z, minuscules ou majuscules ;</w:t>
      </w:r>
    </w:p>
    <w:p w:rsidR="00000000" w:rsidDel="00000000" w:rsidP="00000000" w:rsidRDefault="00000000" w:rsidRPr="00000000" w14:paraId="00000034">
      <w:pPr>
        <w:numPr>
          <w:ilvl w:val="0"/>
          <w:numId w:val="1"/>
        </w:numPr>
        <w:ind w:left="1440" w:hanging="360"/>
        <w:rPr>
          <w:rFonts w:ascii="Lexend" w:cs="Lexend" w:eastAsia="Lexend" w:hAnsi="Lexend"/>
        </w:rPr>
      </w:pPr>
      <w:r w:rsidDel="00000000" w:rsidR="00000000" w:rsidRPr="00000000">
        <w:rPr>
          <w:rFonts w:ascii="Lexend" w:cs="Lexend" w:eastAsia="Lexend" w:hAnsi="Lexend"/>
          <w:rtl w:val="0"/>
        </w:rPr>
        <w:t xml:space="preserve">des chiffres (mais pas uniquement) ;</w:t>
      </w:r>
    </w:p>
    <w:p w:rsidR="00000000" w:rsidDel="00000000" w:rsidP="00000000" w:rsidRDefault="00000000" w:rsidRPr="00000000" w14:paraId="00000035">
      <w:pPr>
        <w:numPr>
          <w:ilvl w:val="0"/>
          <w:numId w:val="1"/>
        </w:numPr>
        <w:ind w:left="1440" w:hanging="360"/>
        <w:rPr>
          <w:rFonts w:ascii="Lexend" w:cs="Lexend" w:eastAsia="Lexend" w:hAnsi="Lexend"/>
        </w:rPr>
      </w:pPr>
      <w:r w:rsidDel="00000000" w:rsidR="00000000" w:rsidRPr="00000000">
        <w:rPr>
          <w:rFonts w:ascii="Lexend" w:cs="Lexend" w:eastAsia="Lexend" w:hAnsi="Lexend"/>
          <w:rtl w:val="0"/>
        </w:rPr>
        <w:t xml:space="preserve">le caractère underscore « _ ».</w:t>
      </w:r>
    </w:p>
    <w:p w:rsidR="00000000" w:rsidDel="00000000" w:rsidP="00000000" w:rsidRDefault="00000000" w:rsidRPr="00000000" w14:paraId="00000036">
      <w:pPr>
        <w:rPr>
          <w:rFonts w:ascii="Lexend" w:cs="Lexend" w:eastAsia="Lexend" w:hAnsi="Lexend"/>
        </w:rPr>
      </w:pPr>
      <w:r w:rsidDel="00000000" w:rsidR="00000000" w:rsidRPr="00000000">
        <w:rPr>
          <w:rtl w:val="0"/>
        </w:rPr>
      </w:r>
    </w:p>
    <w:p w:rsidR="00000000" w:rsidDel="00000000" w:rsidP="00000000" w:rsidRDefault="00000000" w:rsidRPr="00000000" w14:paraId="00000037">
      <w:pPr>
        <w:rPr>
          <w:rFonts w:ascii="Lexend" w:cs="Lexend" w:eastAsia="Lexend" w:hAnsi="Lexend"/>
        </w:rPr>
      </w:pPr>
      <w:r w:rsidDel="00000000" w:rsidR="00000000" w:rsidRPr="00000000">
        <w:rPr>
          <w:rFonts w:ascii="Lexend" w:cs="Lexend" w:eastAsia="Lexend" w:hAnsi="Lexend"/>
          <w:b w:val="1"/>
          <w:bCs w:val="1"/>
          <w:rtl w:val="0"/>
        </w:rPr>
        <w:t xml:space="preserve">Attention !</w:t>
      </w:r>
      <w:r w:rsidDel="00000000" w:rsidR="00000000" w:rsidRPr="00000000">
        <w:rPr>
          <w:rFonts w:ascii="Lexend" w:cs="Lexend" w:eastAsia="Lexend" w:hAnsi="Lexend"/>
          <w:rtl w:val="0"/>
        </w:rPr>
        <w:t xml:space="preserve"> Python est “sensible à la casse”, c’est-à-dire que les lettres minuscules et majuscules sont différenciées. Par exemple, les variables </w:t>
      </w:r>
      <w:r w:rsidDel="00000000" w:rsidR="00000000" w:rsidRPr="00000000">
        <w:rPr>
          <w:rFonts w:ascii="Lexend" w:cs="Lexend" w:eastAsia="Lexend" w:hAnsi="Lexend"/>
          <w:rtl w:val="0"/>
        </w:rPr>
        <w:t xml:space="preserve">codeclique</w:t>
      </w:r>
      <w:r w:rsidDel="00000000" w:rsidR="00000000" w:rsidRPr="00000000">
        <w:rPr>
          <w:rFonts w:ascii="Lexend" w:cs="Lexend" w:eastAsia="Lexend" w:hAnsi="Lexend"/>
          <w:rtl w:val="0"/>
        </w:rPr>
        <w:t xml:space="preserve"> et </w:t>
      </w:r>
      <w:r w:rsidDel="00000000" w:rsidR="00000000" w:rsidRPr="00000000">
        <w:rPr>
          <w:rFonts w:ascii="Lexend" w:cs="Lexend" w:eastAsia="Lexend" w:hAnsi="Lexend"/>
          <w:rtl w:val="0"/>
        </w:rPr>
        <w:t xml:space="preserve">CodeClique</w:t>
      </w:r>
      <w:r w:rsidDel="00000000" w:rsidR="00000000" w:rsidRPr="00000000">
        <w:rPr>
          <w:rFonts w:ascii="Lexend" w:cs="Lexend" w:eastAsia="Lexend" w:hAnsi="Lexend"/>
          <w:rtl w:val="0"/>
        </w:rPr>
        <w:t xml:space="preserve"> sont différentes ! </w:t>
      </w:r>
    </w:p>
    <w:p w:rsidR="00000000" w:rsidDel="00000000" w:rsidP="00000000" w:rsidRDefault="00000000" w:rsidRPr="00000000" w14:paraId="00000038">
      <w:pPr>
        <w:rPr>
          <w:rFonts w:ascii="Lexend" w:cs="Lexend" w:eastAsia="Lexend" w:hAnsi="Lexend"/>
        </w:rPr>
      </w:pPr>
      <w:r w:rsidDel="00000000" w:rsidR="00000000" w:rsidRPr="00000000">
        <w:rPr>
          <w:rtl w:val="0"/>
        </w:rPr>
      </w:r>
    </w:p>
    <w:p w:rsidR="00000000" w:rsidDel="00000000" w:rsidP="00000000" w:rsidRDefault="00000000" w:rsidRPr="00000000" w14:paraId="00000039">
      <w:pPr>
        <w:rPr>
          <w:rFonts w:ascii="Lexend" w:cs="Lexend" w:eastAsia="Lexend" w:hAnsi="Lexend"/>
        </w:rPr>
      </w:pPr>
      <w:r w:rsidDel="00000000" w:rsidR="00000000" w:rsidRPr="00000000">
        <w:rPr>
          <w:rFonts w:ascii="Lexend" w:cs="Lexend" w:eastAsia="Lexend" w:hAnsi="Lexend"/>
          <w:rtl w:val="0"/>
        </w:rPr>
        <w:t xml:space="preserve">En revanche, </w:t>
      </w:r>
      <w:r w:rsidDel="00000000" w:rsidR="00000000" w:rsidRPr="00000000">
        <w:rPr>
          <w:rFonts w:ascii="Lexend" w:cs="Lexend" w:eastAsia="Lexend" w:hAnsi="Lexend"/>
          <w:shd w:fill="e6b8af" w:val="clear"/>
          <w:rtl w:val="0"/>
        </w:rPr>
        <w:t xml:space="preserve">il est interdit de mettre des espaces</w:t>
      </w:r>
      <w:r w:rsidDel="00000000" w:rsidR="00000000" w:rsidRPr="00000000">
        <w:rPr>
          <w:rFonts w:ascii="Lexend" w:cs="Lexend" w:eastAsia="Lexend" w:hAnsi="Lexend"/>
          <w:rtl w:val="0"/>
        </w:rPr>
        <w:t xml:space="preserve"> et </w:t>
      </w:r>
      <w:r w:rsidDel="00000000" w:rsidR="00000000" w:rsidRPr="00000000">
        <w:rPr>
          <w:rFonts w:ascii="Lexend" w:cs="Lexend" w:eastAsia="Lexend" w:hAnsi="Lexend"/>
          <w:shd w:fill="e6b8af" w:val="clear"/>
          <w:rtl w:val="0"/>
        </w:rPr>
        <w:t xml:space="preserve">un nom de variable ne doit pas commencer par un chiffre</w:t>
      </w:r>
      <w:r w:rsidDel="00000000" w:rsidR="00000000" w:rsidRPr="00000000">
        <w:rPr>
          <w:rFonts w:ascii="Lexend" w:cs="Lexend" w:eastAsia="Lexend" w:hAnsi="Lexend"/>
          <w:rtl w:val="0"/>
        </w:rPr>
        <w:t xml:space="preserve">. </w:t>
      </w:r>
    </w:p>
    <w:p w:rsidR="00000000" w:rsidDel="00000000" w:rsidP="00000000" w:rsidRDefault="00000000" w:rsidRPr="00000000" w14:paraId="0000003A">
      <w:pPr>
        <w:rPr>
          <w:rFonts w:ascii="Lexend" w:cs="Lexend" w:eastAsia="Lexend" w:hAnsi="Lexend"/>
        </w:rPr>
      </w:pPr>
      <w:r w:rsidDel="00000000" w:rsidR="00000000" w:rsidRPr="00000000">
        <w:rPr>
          <w:rFonts w:ascii="Lexend" w:cs="Lexend" w:eastAsia="Lexend" w:hAnsi="Lexend"/>
          <w:color w:val="ff0000"/>
          <w:rtl w:val="0"/>
        </w:rPr>
        <w:t xml:space="preserve">Il est également fortement conseillé d’éviter</w:t>
      </w:r>
      <w:r w:rsidDel="00000000" w:rsidR="00000000" w:rsidRPr="00000000">
        <w:rPr>
          <w:rFonts w:ascii="Lexend" w:cs="Lexend" w:eastAsia="Lexend" w:hAnsi="Lexend"/>
          <w:rtl w:val="0"/>
        </w:rPr>
        <w:t xml:space="preserve"> : </w:t>
      </w:r>
    </w:p>
    <w:p w:rsidR="00000000" w:rsidDel="00000000" w:rsidP="00000000" w:rsidRDefault="00000000" w:rsidRPr="00000000" w14:paraId="0000003B">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De commencer par un underscore, car ce caractère a une signification particulière en Python. </w:t>
      </w:r>
    </w:p>
    <w:p w:rsidR="00000000" w:rsidDel="00000000" w:rsidP="00000000" w:rsidRDefault="00000000" w:rsidRPr="00000000" w14:paraId="0000003C">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D’utiliser les mots réservés du langage, comme « print », « for » ou « if ». La liste complète des mots réservés sera vue ultérieurement.</w:t>
      </w:r>
    </w:p>
    <w:p w:rsidR="00000000" w:rsidDel="00000000" w:rsidP="00000000" w:rsidRDefault="00000000" w:rsidRPr="00000000" w14:paraId="0000003D">
      <w:pPr>
        <w:rPr>
          <w:rFonts w:ascii="Lexend" w:cs="Lexend" w:eastAsia="Lexend" w:hAnsi="Lexend"/>
        </w:rPr>
      </w:pPr>
      <w:r w:rsidDel="00000000" w:rsidR="00000000" w:rsidRPr="00000000">
        <w:rPr>
          <w:rtl w:val="0"/>
        </w:rPr>
      </w:r>
    </w:p>
    <w:p w:rsidR="00000000" w:rsidDel="00000000" w:rsidP="00000000" w:rsidRDefault="00000000" w:rsidRPr="00000000" w14:paraId="0000003E">
      <w:pPr>
        <w:rPr>
          <w:rFonts w:ascii="Lexend" w:cs="Lexend" w:eastAsia="Lexend" w:hAnsi="Lexend"/>
        </w:rPr>
      </w:pPr>
      <w:r w:rsidDel="00000000" w:rsidR="00000000" w:rsidRPr="00000000">
        <w:rPr>
          <w:rFonts w:ascii="Lexend" w:cs="Lexend" w:eastAsia="Lexend" w:hAnsi="Lexend"/>
          <w:rtl w:val="0"/>
        </w:rPr>
        <w:t xml:space="preserve">Enfin, il est fortement recommandé d’utiliser des noms de variables explicites afin d’améliorer la lisibilité et la compréhension du code.</w:t>
      </w:r>
    </w:p>
    <w:p w:rsidR="00000000" w:rsidDel="00000000" w:rsidP="00000000" w:rsidRDefault="00000000" w:rsidRPr="00000000" w14:paraId="0000003F">
      <w:pPr>
        <w:rPr>
          <w:rFonts w:ascii="Lexend" w:cs="Lexend" w:eastAsia="Lexend" w:hAnsi="Lexend"/>
        </w:rPr>
      </w:pPr>
      <w:r w:rsidDel="00000000" w:rsidR="00000000" w:rsidRPr="00000000">
        <w:rPr>
          <w:rtl w:val="0"/>
        </w:rPr>
      </w:r>
    </w:p>
    <w:p w:rsidR="00000000" w:rsidDel="00000000" w:rsidP="00000000" w:rsidRDefault="00000000" w:rsidRPr="00000000" w14:paraId="00000040">
      <w:pPr>
        <w:rPr>
          <w:rFonts w:ascii="Lexend" w:cs="Lexend" w:eastAsia="Lexend" w:hAnsi="Lexend"/>
        </w:rPr>
      </w:pPr>
      <w:r w:rsidDel="00000000" w:rsidR="00000000" w:rsidRPr="00000000">
        <w:rPr>
          <w:rFonts w:ascii="Lexend" w:cs="Lexend" w:eastAsia="Lexend" w:hAnsi="Lexend"/>
          <w:u w:val="single"/>
          <w:rtl w:val="0"/>
        </w:rPr>
        <w:t xml:space="preserve">EXERCICES</w:t>
      </w:r>
      <w:r w:rsidDel="00000000" w:rsidR="00000000" w:rsidRPr="00000000">
        <w:rPr>
          <w:rFonts w:ascii="Lexend" w:cs="Lexend" w:eastAsia="Lexend" w:hAnsi="Lexend"/>
          <w:rtl w:val="0"/>
        </w:rPr>
        <w:t xml:space="preserve"> : </w:t>
      </w:r>
    </w:p>
    <w:p w:rsidR="00000000" w:rsidDel="00000000" w:rsidP="00000000" w:rsidRDefault="00000000" w:rsidRPr="00000000" w14:paraId="00000041">
      <w:pPr>
        <w:numPr>
          <w:ilvl w:val="0"/>
          <w:numId w:val="5"/>
        </w:numPr>
        <w:ind w:left="720" w:hanging="360"/>
        <w:rPr>
          <w:rFonts w:ascii="Lexend" w:cs="Lexend" w:eastAsia="Lexend" w:hAnsi="Lexend"/>
        </w:rPr>
      </w:pPr>
      <w:r w:rsidDel="00000000" w:rsidR="00000000" w:rsidRPr="00000000">
        <w:rPr>
          <w:rtl w:val="0"/>
        </w:rPr>
      </w:r>
    </w:p>
    <w:p w:rsidR="00000000" w:rsidDel="00000000" w:rsidP="00000000" w:rsidRDefault="00000000" w:rsidRPr="00000000" w14:paraId="00000042">
      <w:pPr>
        <w:ind w:firstLine="720"/>
        <w:rPr>
          <w:rFonts w:ascii="Lexend" w:cs="Lexend" w:eastAsia="Lexend" w:hAnsi="Lexend"/>
        </w:rPr>
      </w:pPr>
      <w:r w:rsidDel="00000000" w:rsidR="00000000" w:rsidRPr="00000000">
        <w:rPr>
          <w:rFonts w:ascii="Lexend" w:cs="Lexend" w:eastAsia="Lexend" w:hAnsi="Lexend"/>
          <w:rtl w:val="0"/>
        </w:rPr>
        <w:t xml:space="preserve">&gt;&gt;&gt; variable=3</w:t>
      </w:r>
    </w:p>
    <w:p w:rsidR="00000000" w:rsidDel="00000000" w:rsidP="00000000" w:rsidRDefault="00000000" w:rsidRPr="00000000" w14:paraId="00000043">
      <w:pPr>
        <w:rPr>
          <w:rFonts w:ascii="Lexend" w:cs="Lexend" w:eastAsia="Lexend" w:hAnsi="Lexend"/>
        </w:rPr>
      </w:pPr>
      <w:r w:rsidDel="00000000" w:rsidR="00000000" w:rsidRPr="00000000">
        <w:rPr>
          <w:rFonts w:ascii="Lexend" w:cs="Lexend" w:eastAsia="Lexend" w:hAnsi="Lexend"/>
          <w:rtl w:val="0"/>
        </w:rPr>
        <w:t xml:space="preserve">Que </w:t>
      </w:r>
      <w:r w:rsidDel="00000000" w:rsidR="00000000" w:rsidRPr="00000000">
        <w:rPr>
          <w:rFonts w:ascii="Lexend" w:cs="Lexend" w:eastAsia="Lexend" w:hAnsi="Lexend"/>
          <w:rtl w:val="0"/>
        </w:rPr>
        <w:t xml:space="preserve">renvoie variable</w:t>
      </w:r>
      <w:r w:rsidDel="00000000" w:rsidR="00000000" w:rsidRPr="00000000">
        <w:rPr>
          <w:rFonts w:ascii="Lexend" w:cs="Lexend" w:eastAsia="Lexend" w:hAnsi="Lexend"/>
          <w:rtl w:val="0"/>
        </w:rPr>
        <w:t xml:space="preserve"> ?</w:t>
      </w:r>
    </w:p>
    <w:p w:rsidR="00000000" w:rsidDel="00000000" w:rsidP="00000000" w:rsidRDefault="00000000" w:rsidRPr="00000000" w14:paraId="00000044">
      <w:pPr>
        <w:numPr>
          <w:ilvl w:val="0"/>
          <w:numId w:val="5"/>
        </w:numPr>
        <w:ind w:left="720" w:hanging="360"/>
        <w:rPr>
          <w:rFonts w:ascii="Lexend" w:cs="Lexend" w:eastAsia="Lexend" w:hAnsi="Lexend"/>
        </w:rPr>
      </w:pPr>
      <w:r w:rsidDel="00000000" w:rsidR="00000000" w:rsidRPr="00000000">
        <w:rPr>
          <w:rtl w:val="0"/>
        </w:rPr>
      </w:r>
    </w:p>
    <w:p w:rsidR="00000000" w:rsidDel="00000000" w:rsidP="00000000" w:rsidRDefault="00000000" w:rsidRPr="00000000" w14:paraId="00000045">
      <w:pPr>
        <w:ind w:left="720" w:firstLine="0"/>
        <w:rPr>
          <w:rFonts w:ascii="Lexend" w:cs="Lexend" w:eastAsia="Lexend" w:hAnsi="Lexend"/>
        </w:rPr>
      </w:pPr>
      <w:r w:rsidDel="00000000" w:rsidR="00000000" w:rsidRPr="00000000">
        <w:rPr>
          <w:rFonts w:ascii="Lexend" w:cs="Lexend" w:eastAsia="Lexend" w:hAnsi="Lexend"/>
          <w:rtl w:val="0"/>
        </w:rPr>
        <w:t xml:space="preserve">&gt;&gt;&gt; variable = 45</w:t>
      </w:r>
    </w:p>
    <w:p w:rsidR="00000000" w:rsidDel="00000000" w:rsidP="00000000" w:rsidRDefault="00000000" w:rsidRPr="00000000" w14:paraId="00000046">
      <w:pPr>
        <w:ind w:left="720" w:firstLine="0"/>
        <w:rPr>
          <w:rFonts w:ascii="Lexend" w:cs="Lexend" w:eastAsia="Lexend" w:hAnsi="Lexend"/>
        </w:rPr>
      </w:pPr>
      <w:r w:rsidDel="00000000" w:rsidR="00000000" w:rsidRPr="00000000">
        <w:rPr>
          <w:rFonts w:ascii="Lexend" w:cs="Lexend" w:eastAsia="Lexend" w:hAnsi="Lexend"/>
          <w:rtl w:val="0"/>
        </w:rPr>
        <w:t xml:space="preserve">&gt;&gt;&gt; Variable = 56</w:t>
      </w:r>
    </w:p>
    <w:p w:rsidR="00000000" w:rsidDel="00000000" w:rsidP="00000000" w:rsidRDefault="00000000" w:rsidRPr="00000000" w14:paraId="00000047">
      <w:pPr>
        <w:rPr>
          <w:rFonts w:ascii="Lexend" w:cs="Lexend" w:eastAsia="Lexend" w:hAnsi="Lexend"/>
        </w:rPr>
      </w:pPr>
      <w:r w:rsidDel="00000000" w:rsidR="00000000" w:rsidRPr="00000000">
        <w:rPr>
          <w:rFonts w:ascii="Lexend" w:cs="Lexend" w:eastAsia="Lexend" w:hAnsi="Lexend"/>
          <w:rtl w:val="0"/>
        </w:rPr>
        <w:t xml:space="preserve">Que </w:t>
      </w:r>
      <w:r w:rsidDel="00000000" w:rsidR="00000000" w:rsidRPr="00000000">
        <w:rPr>
          <w:rFonts w:ascii="Lexend" w:cs="Lexend" w:eastAsia="Lexend" w:hAnsi="Lexend"/>
          <w:rtl w:val="0"/>
        </w:rPr>
        <w:t xml:space="preserve">renvoie variable</w:t>
      </w:r>
      <w:r w:rsidDel="00000000" w:rsidR="00000000" w:rsidRPr="00000000">
        <w:rPr>
          <w:rFonts w:ascii="Lexend" w:cs="Lexend" w:eastAsia="Lexend" w:hAnsi="Lexend"/>
          <w:rtl w:val="0"/>
        </w:rPr>
        <w:t xml:space="preserve"> ? Et Variable ?</w:t>
      </w:r>
    </w:p>
    <w:p w:rsidR="00000000" w:rsidDel="00000000" w:rsidP="00000000" w:rsidRDefault="00000000" w:rsidRPr="00000000" w14:paraId="00000048">
      <w:pPr>
        <w:numPr>
          <w:ilvl w:val="0"/>
          <w:numId w:val="5"/>
        </w:numPr>
        <w:ind w:left="720" w:hanging="360"/>
        <w:rPr>
          <w:rFonts w:ascii="Lexend" w:cs="Lexend" w:eastAsia="Lexend" w:hAnsi="Lexend"/>
        </w:rPr>
      </w:pPr>
      <w:r w:rsidDel="00000000" w:rsidR="00000000" w:rsidRPr="00000000">
        <w:rPr>
          <w:rtl w:val="0"/>
        </w:rPr>
      </w:r>
    </w:p>
    <w:p w:rsidR="00000000" w:rsidDel="00000000" w:rsidP="00000000" w:rsidRDefault="00000000" w:rsidRPr="00000000" w14:paraId="00000049">
      <w:pPr>
        <w:ind w:left="720" w:firstLine="0"/>
        <w:rPr>
          <w:rFonts w:ascii="Lexend" w:cs="Lexend" w:eastAsia="Lexend" w:hAnsi="Lexend"/>
        </w:rPr>
      </w:pPr>
      <w:r w:rsidDel="00000000" w:rsidR="00000000" w:rsidRPr="00000000">
        <w:rPr>
          <w:rFonts w:ascii="Lexend" w:cs="Lexend" w:eastAsia="Lexend" w:hAnsi="Lexend"/>
          <w:rtl w:val="0"/>
        </w:rPr>
        <w:t xml:space="preserve">&gt;&gt;&gt;test = 1</w:t>
      </w:r>
    </w:p>
    <w:p w:rsidR="00000000" w:rsidDel="00000000" w:rsidP="00000000" w:rsidRDefault="00000000" w:rsidRPr="00000000" w14:paraId="0000004A">
      <w:pPr>
        <w:ind w:left="720" w:firstLine="0"/>
        <w:rPr>
          <w:rFonts w:ascii="Lexend" w:cs="Lexend" w:eastAsia="Lexend" w:hAnsi="Lexend"/>
        </w:rPr>
      </w:pPr>
      <w:r w:rsidDel="00000000" w:rsidR="00000000" w:rsidRPr="00000000">
        <w:rPr>
          <w:rFonts w:ascii="Lexend" w:cs="Lexend" w:eastAsia="Lexend" w:hAnsi="Lexend"/>
          <w:rtl w:val="0"/>
        </w:rPr>
        <w:t xml:space="preserve">&gt;&gt;&gt;TEST = 0</w:t>
      </w:r>
    </w:p>
    <w:p w:rsidR="00000000" w:rsidDel="00000000" w:rsidP="00000000" w:rsidRDefault="00000000" w:rsidRPr="00000000" w14:paraId="0000004B">
      <w:pPr>
        <w:ind w:left="720" w:firstLine="0"/>
        <w:rPr>
          <w:rFonts w:ascii="Lexend" w:cs="Lexend" w:eastAsia="Lexend" w:hAnsi="Lexend"/>
        </w:rPr>
      </w:pPr>
      <w:r w:rsidDel="00000000" w:rsidR="00000000" w:rsidRPr="00000000">
        <w:rPr>
          <w:rFonts w:ascii="Lexend" w:cs="Lexend" w:eastAsia="Lexend" w:hAnsi="Lexend"/>
          <w:rtl w:val="0"/>
        </w:rPr>
        <w:t xml:space="preserve">&gt;&gt;&gt;TEST = test</w:t>
      </w:r>
    </w:p>
    <w:p w:rsidR="00000000" w:rsidDel="00000000" w:rsidP="00000000" w:rsidRDefault="00000000" w:rsidRPr="00000000" w14:paraId="0000004C">
      <w:pPr>
        <w:rPr>
          <w:rFonts w:ascii="Lexend" w:cs="Lexend" w:eastAsia="Lexend" w:hAnsi="Lexend"/>
        </w:rPr>
      </w:pPr>
      <w:r w:rsidDel="00000000" w:rsidR="00000000" w:rsidRPr="00000000">
        <w:rPr>
          <w:rFonts w:ascii="Lexend" w:cs="Lexend" w:eastAsia="Lexend" w:hAnsi="Lexend"/>
          <w:rtl w:val="0"/>
        </w:rPr>
        <w:t xml:space="preserve">Que renvoie TEST ? Et test ?</w:t>
      </w:r>
    </w:p>
    <w:p w:rsidR="00000000" w:rsidDel="00000000" w:rsidP="00000000" w:rsidRDefault="00000000" w:rsidRPr="00000000" w14:paraId="0000004D">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Quels sont les noms de variables valides ?  </w:t>
      </w:r>
      <w:del w:author="Alienor" w:id="2" w:date="2026-02-23T19:15:45Z">
        <w:r w:rsidDel="00000000" w:rsidR="00000000" w:rsidRPr="00000000">
          <w:rPr>
            <w:rFonts w:ascii="Lexend" w:cs="Lexend" w:eastAsia="Lexend" w:hAnsi="Lexend"/>
            <w:rtl w:val="0"/>
          </w:rPr>
          <w:delText xml:space="preserve">: </w:delText>
        </w:r>
      </w:del>
      <w:r w:rsidDel="00000000" w:rsidR="00000000" w:rsidRPr="00000000">
        <w:rPr>
          <w:rtl w:val="0"/>
        </w:rPr>
      </w:r>
    </w:p>
    <w:p w:rsidR="00000000" w:rsidDel="00000000" w:rsidP="00000000" w:rsidRDefault="00000000" w:rsidRPr="00000000" w14:paraId="0000004E">
      <w:pPr>
        <w:ind w:left="720" w:firstLine="720"/>
        <w:rPr>
          <w:rFonts w:ascii="Lexend" w:cs="Lexend" w:eastAsia="Lexend" w:hAnsi="Lexend"/>
        </w:rPr>
      </w:pPr>
      <w:r w:rsidDel="00000000" w:rsidR="00000000" w:rsidRPr="00000000">
        <w:rPr>
          <w:rFonts w:ascii="Lexend" w:cs="Lexend" w:eastAsia="Lexend" w:hAnsi="Lexend"/>
          <w:rtl w:val="0"/>
        </w:rPr>
        <w:t xml:space="preserve">ballon d’or </w:t>
      </w:r>
    </w:p>
    <w:p w:rsidR="00000000" w:rsidDel="00000000" w:rsidP="00000000" w:rsidRDefault="00000000" w:rsidRPr="00000000" w14:paraId="0000004F">
      <w:pPr>
        <w:ind w:left="720" w:firstLine="0"/>
        <w:rPr>
          <w:rFonts w:ascii="Lexend" w:cs="Lexend" w:eastAsia="Lexend" w:hAnsi="Lexend"/>
        </w:rPr>
      </w:pPr>
      <w:r w:rsidDel="00000000" w:rsidR="00000000" w:rsidRPr="00000000">
        <w:rPr>
          <w:rFonts w:ascii="Lexend" w:cs="Lexend" w:eastAsia="Lexend" w:hAnsi="Lexend"/>
          <w:rtl w:val="0"/>
        </w:rPr>
        <w:tab/>
        <w:t xml:space="preserve">Ballon d’or </w:t>
      </w:r>
    </w:p>
    <w:p w:rsidR="00000000" w:rsidDel="00000000" w:rsidP="00000000" w:rsidRDefault="00000000" w:rsidRPr="00000000" w14:paraId="00000050">
      <w:pPr>
        <w:ind w:left="720" w:firstLine="0"/>
        <w:rPr>
          <w:rFonts w:ascii="Lexend" w:cs="Lexend" w:eastAsia="Lexend" w:hAnsi="Lexend"/>
        </w:rPr>
      </w:pPr>
      <w:r w:rsidDel="00000000" w:rsidR="00000000" w:rsidRPr="00000000">
        <w:rPr>
          <w:rFonts w:ascii="Lexend" w:cs="Lexend" w:eastAsia="Lexend" w:hAnsi="Lexend"/>
          <w:rtl w:val="0"/>
        </w:rPr>
        <w:tab/>
        <w:t xml:space="preserve">ballon_d’or</w:t>
      </w:r>
    </w:p>
    <w:p w:rsidR="00000000" w:rsidDel="00000000" w:rsidP="00000000" w:rsidRDefault="00000000" w:rsidRPr="00000000" w14:paraId="00000051">
      <w:pPr>
        <w:ind w:left="720" w:firstLine="0"/>
        <w:rPr>
          <w:rFonts w:ascii="Lexend" w:cs="Lexend" w:eastAsia="Lexend" w:hAnsi="Lexend"/>
        </w:rPr>
      </w:pPr>
      <w:r w:rsidDel="00000000" w:rsidR="00000000" w:rsidRPr="00000000">
        <w:rPr>
          <w:rFonts w:ascii="Lexend" w:cs="Lexend" w:eastAsia="Lexend" w:hAnsi="Lexend"/>
          <w:rtl w:val="0"/>
        </w:rPr>
        <w:tab/>
        <w:t xml:space="preserve">Ballon_d’or</w:t>
      </w:r>
    </w:p>
    <w:p w:rsidR="00000000" w:rsidDel="00000000" w:rsidP="00000000" w:rsidRDefault="00000000" w:rsidRPr="00000000" w14:paraId="00000052">
      <w:pPr>
        <w:ind w:left="720" w:firstLine="0"/>
        <w:rPr>
          <w:rFonts w:ascii="Lexend" w:cs="Lexend" w:eastAsia="Lexend" w:hAnsi="Lexend"/>
        </w:rPr>
      </w:pPr>
      <w:r w:rsidDel="00000000" w:rsidR="00000000" w:rsidRPr="00000000">
        <w:rPr>
          <w:rFonts w:ascii="Lexend" w:cs="Lexend" w:eastAsia="Lexend" w:hAnsi="Lexend"/>
          <w:rtl w:val="0"/>
        </w:rPr>
        <w:tab/>
        <w:t xml:space="preserve">ballon_d_or</w:t>
      </w:r>
    </w:p>
    <w:p w:rsidR="00000000" w:rsidDel="00000000" w:rsidP="00000000" w:rsidRDefault="00000000" w:rsidRPr="00000000" w14:paraId="00000053">
      <w:pPr>
        <w:ind w:left="720" w:firstLine="0"/>
        <w:rPr>
          <w:rFonts w:ascii="Lexend" w:cs="Lexend" w:eastAsia="Lexend" w:hAnsi="Lexend"/>
        </w:rPr>
      </w:pPr>
      <w:r w:rsidDel="00000000" w:rsidR="00000000" w:rsidRPr="00000000">
        <w:rPr>
          <w:rFonts w:ascii="Lexend" w:cs="Lexend" w:eastAsia="Lexend" w:hAnsi="Lexend"/>
          <w:rtl w:val="0"/>
        </w:rPr>
        <w:tab/>
        <w:t xml:space="preserve">Ballon_d_or</w:t>
      </w:r>
    </w:p>
    <w:p w:rsidR="00000000" w:rsidDel="00000000" w:rsidP="00000000" w:rsidRDefault="00000000" w:rsidRPr="00000000" w14:paraId="00000054">
      <w:pPr>
        <w:ind w:left="720" w:firstLine="0"/>
        <w:rPr>
          <w:rFonts w:ascii="Lexend" w:cs="Lexend" w:eastAsia="Lexend" w:hAnsi="Lexend"/>
        </w:rPr>
      </w:pPr>
      <w:r w:rsidDel="00000000" w:rsidR="00000000" w:rsidRPr="00000000">
        <w:rPr>
          <w:rFonts w:ascii="Lexend" w:cs="Lexend" w:eastAsia="Lexend" w:hAnsi="Lexend"/>
          <w:rtl w:val="0"/>
        </w:rPr>
        <w:tab/>
        <w:t xml:space="preserve">_ballon_d_or</w:t>
      </w:r>
    </w:p>
    <w:p w:rsidR="00000000" w:rsidDel="00000000" w:rsidP="00000000" w:rsidRDefault="00000000" w:rsidRPr="00000000" w14:paraId="00000055">
      <w:pPr>
        <w:ind w:left="720" w:firstLine="0"/>
        <w:rPr>
          <w:rFonts w:ascii="Lexend" w:cs="Lexend" w:eastAsia="Lexend" w:hAnsi="Lexend"/>
        </w:rPr>
      </w:pPr>
      <w:r w:rsidDel="00000000" w:rsidR="00000000" w:rsidRPr="00000000">
        <w:rPr>
          <w:rFonts w:ascii="Lexend" w:cs="Lexend" w:eastAsia="Lexend" w:hAnsi="Lexend"/>
          <w:rtl w:val="0"/>
        </w:rPr>
        <w:tab/>
        <w:t xml:space="preserve">ballondor</w:t>
      </w:r>
    </w:p>
    <w:p w:rsidR="00000000" w:rsidDel="00000000" w:rsidP="00000000" w:rsidRDefault="00000000" w:rsidRPr="00000000" w14:paraId="00000056">
      <w:pPr>
        <w:ind w:left="720" w:firstLine="0"/>
        <w:rPr>
          <w:rFonts w:ascii="Lexend" w:cs="Lexend" w:eastAsia="Lexend" w:hAnsi="Lexend"/>
        </w:rPr>
      </w:pPr>
      <w:r w:rsidDel="00000000" w:rsidR="00000000" w:rsidRPr="00000000">
        <w:rPr>
          <w:rFonts w:ascii="Lexend" w:cs="Lexend" w:eastAsia="Lexend" w:hAnsi="Lexend"/>
          <w:rtl w:val="0"/>
        </w:rPr>
        <w:tab/>
        <w:t xml:space="preserve">BallondOR</w:t>
      </w:r>
    </w:p>
    <w:p w:rsidR="00000000" w:rsidDel="00000000" w:rsidP="00000000" w:rsidRDefault="00000000" w:rsidRPr="00000000" w14:paraId="00000057">
      <w:pPr>
        <w:ind w:left="720" w:firstLine="0"/>
        <w:rPr>
          <w:rFonts w:ascii="Lexend" w:cs="Lexend" w:eastAsia="Lexend" w:hAnsi="Lexend"/>
        </w:rPr>
      </w:pPr>
      <w:r w:rsidDel="00000000" w:rsidR="00000000" w:rsidRPr="00000000">
        <w:rPr>
          <w:rFonts w:ascii="Lexend" w:cs="Lexend" w:eastAsia="Lexend" w:hAnsi="Lexend"/>
          <w:rtl w:val="0"/>
        </w:rPr>
        <w:tab/>
        <w:t xml:space="preserve">ballon_DOR_456</w:t>
      </w:r>
    </w:p>
    <w:p w:rsidR="00000000" w:rsidDel="00000000" w:rsidP="00000000" w:rsidRDefault="00000000" w:rsidRPr="00000000" w14:paraId="00000058">
      <w:pPr>
        <w:ind w:left="720" w:firstLine="0"/>
        <w:rPr>
          <w:rFonts w:ascii="Lexend" w:cs="Lexend" w:eastAsia="Lexend" w:hAnsi="Lexend"/>
        </w:rPr>
      </w:pPr>
      <w:r w:rsidDel="00000000" w:rsidR="00000000" w:rsidRPr="00000000">
        <w:rPr>
          <w:rFonts w:ascii="Lexend" w:cs="Lexend" w:eastAsia="Lexend" w:hAnsi="Lexend"/>
          <w:rtl w:val="0"/>
        </w:rPr>
        <w:tab/>
        <w:t xml:space="preserve">8ALLONDOR</w:t>
      </w:r>
    </w:p>
    <w:p w:rsidR="00000000" w:rsidDel="00000000" w:rsidP="00000000" w:rsidRDefault="00000000" w:rsidRPr="00000000" w14:paraId="00000059">
      <w:pPr>
        <w:ind w:left="720" w:firstLine="0"/>
        <w:rPr>
          <w:rFonts w:ascii="Lexend" w:cs="Lexend" w:eastAsia="Lexend" w:hAnsi="Lexend"/>
        </w:rPr>
      </w:pPr>
      <w:r w:rsidDel="00000000" w:rsidR="00000000" w:rsidRPr="00000000">
        <w:rPr>
          <w:rFonts w:ascii="Lexend" w:cs="Lexend" w:eastAsia="Lexend" w:hAnsi="Lexend"/>
          <w:rtl w:val="0"/>
        </w:rPr>
        <w:tab/>
        <w:t xml:space="preserve">Ballon08</w:t>
      </w:r>
    </w:p>
    <w:p w:rsidR="00000000" w:rsidDel="00000000" w:rsidP="00000000" w:rsidRDefault="00000000" w:rsidRPr="00000000" w14:paraId="0000005A">
      <w:pPr>
        <w:rPr>
          <w:rFonts w:ascii="Lexend" w:cs="Lexend" w:eastAsia="Lexend" w:hAnsi="Lexend"/>
        </w:rPr>
      </w:pPr>
      <w:r w:rsidDel="00000000" w:rsidR="00000000" w:rsidRPr="00000000">
        <w:rPr>
          <w:rtl w:val="0"/>
        </w:rPr>
      </w:r>
    </w:p>
    <w:p w:rsidR="00000000" w:rsidDel="00000000" w:rsidP="00000000" w:rsidRDefault="00000000" w:rsidRPr="00000000" w14:paraId="0000005B">
      <w:pPr>
        <w:rPr>
          <w:rFonts w:ascii="Lexend" w:cs="Lexend" w:eastAsia="Lexend" w:hAnsi="Lexend"/>
          <w:sz w:val="24"/>
          <w:szCs w:val="24"/>
        </w:rPr>
      </w:pPr>
      <w:r w:rsidDel="00000000" w:rsidR="00000000" w:rsidRPr="00000000">
        <w:rPr>
          <w:rFonts w:ascii="Lexend" w:cs="Lexend" w:eastAsia="Lexend" w:hAnsi="Lexend"/>
          <w:b w:val="1"/>
          <w:bCs w:val="1"/>
          <w:sz w:val="24"/>
          <w:szCs w:val="24"/>
          <w:u w:val="single"/>
          <w:rtl w:val="0"/>
        </w:rPr>
        <w:t xml:space="preserve">Résumé</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5C">
      <w:pPr>
        <w:rPr>
          <w:rFonts w:ascii="Lexend" w:cs="Lexend" w:eastAsia="Lexend" w:hAnsi="Lexend"/>
        </w:rPr>
      </w:pPr>
      <w:r w:rsidDel="00000000" w:rsidR="00000000" w:rsidRPr="00000000">
        <w:rPr>
          <w:rFonts w:ascii="Lexend" w:cs="Lexend" w:eastAsia="Lexend" w:hAnsi="Lexend"/>
          <w:rtl w:val="0"/>
        </w:rPr>
        <w:t xml:space="preserve">Une variable est un nom auquel on a associé une valeur. Ce nom suit différentes règles importantes pour que Python comprenne ce que l’on fait. </w:t>
      </w:r>
    </w:p>
    <w:p w:rsidR="00000000" w:rsidDel="00000000" w:rsidP="00000000" w:rsidRDefault="00000000" w:rsidRPr="00000000" w14:paraId="0000005D">
      <w:pPr>
        <w:rPr>
          <w:rFonts w:ascii="Lexend" w:cs="Lexend" w:eastAsia="Lexend" w:hAnsi="Lexend"/>
        </w:rPr>
      </w:pPr>
      <w:r w:rsidDel="00000000" w:rsidR="00000000" w:rsidRPr="00000000">
        <w:rPr>
          <w:rFonts w:ascii="Lexend" w:cs="Lexend" w:eastAsia="Lexend" w:hAnsi="Lexend"/>
          <w:rtl w:val="0"/>
        </w:rPr>
        <w:t xml:space="preserve">Pour affecter une valeur à une variable, on </w:t>
      </w:r>
      <w:r w:rsidDel="00000000" w:rsidR="00000000" w:rsidRPr="00000000">
        <w:rPr>
          <w:rFonts w:ascii="Lexend" w:cs="Lexend" w:eastAsia="Lexend" w:hAnsi="Lexend"/>
          <w:rtl w:val="0"/>
        </w:rPr>
        <w:t xml:space="preserve">utilise “=” avec</w:t>
      </w:r>
      <w:r w:rsidDel="00000000" w:rsidR="00000000" w:rsidRPr="00000000">
        <w:rPr>
          <w:rFonts w:ascii="Lexend" w:cs="Lexend" w:eastAsia="Lexend" w:hAnsi="Lexend"/>
          <w:rtl w:val="0"/>
        </w:rPr>
        <w:t xml:space="preserve"> le nom de la variable à gauche et le contenu associé à droite.</w:t>
      </w:r>
    </w:p>
    <w:p w:rsidR="00000000" w:rsidDel="00000000" w:rsidP="00000000" w:rsidRDefault="00000000" w:rsidRPr="00000000" w14:paraId="0000005E">
      <w:pPr>
        <w:rPr>
          <w:rFonts w:ascii="Lexend" w:cs="Lexend" w:eastAsia="Lexend" w:hAnsi="Lexend"/>
        </w:rPr>
      </w:pPr>
      <w:r w:rsidDel="00000000" w:rsidR="00000000" w:rsidRPr="00000000">
        <w:rPr>
          <w:rFonts w:ascii="Lexend" w:cs="Lexend" w:eastAsia="Lexend" w:hAnsi="Lexend"/>
          <w:rtl w:val="0"/>
        </w:rPr>
        <w:t xml:space="preserve">Les variables peuvent changer de contenu et lorsqu’on les appelle, elles </w:t>
      </w:r>
      <w:r w:rsidDel="00000000" w:rsidR="00000000" w:rsidRPr="00000000">
        <w:rPr>
          <w:rFonts w:ascii="Lexend" w:cs="Lexend" w:eastAsia="Lexend" w:hAnsi="Lexend"/>
          <w:rtl w:val="0"/>
        </w:rPr>
        <w:t xml:space="preserve">renvoien</w:t>
      </w:r>
      <w:r w:rsidDel="00000000" w:rsidR="00000000" w:rsidRPr="00000000">
        <w:rPr>
          <w:rFonts w:ascii="Lexend" w:cs="Lexend" w:eastAsia="Lexend" w:hAnsi="Lexend"/>
          <w:rtl w:val="0"/>
        </w:rPr>
        <w:t xml:space="preserve">t leur valeur associée qui est la dernière affectée.</w:t>
      </w:r>
    </w:p>
    <w:p w:rsidR="00000000" w:rsidDel="00000000" w:rsidP="00000000" w:rsidRDefault="00000000" w:rsidRPr="00000000" w14:paraId="0000005F">
      <w:pPr>
        <w:rPr>
          <w:rFonts w:ascii="Lexend" w:cs="Lexend" w:eastAsia="Lexend" w:hAnsi="Lexend"/>
        </w:rPr>
      </w:pPr>
      <w:r w:rsidDel="00000000" w:rsidR="00000000" w:rsidRPr="00000000">
        <w:rPr>
          <w:rtl w:val="0"/>
        </w:rPr>
      </w:r>
    </w:p>
    <w:p w:rsidR="00000000" w:rsidDel="00000000" w:rsidP="00000000" w:rsidRDefault="00000000" w:rsidRPr="00000000" w14:paraId="00000060">
      <w:pPr>
        <w:rPr>
          <w:rFonts w:ascii="Lexend" w:cs="Lexend" w:eastAsia="Lexend" w:hAnsi="Lexend"/>
        </w:rPr>
      </w:pPr>
      <w:r w:rsidDel="00000000" w:rsidR="00000000" w:rsidRPr="00000000">
        <w:rPr>
          <w:rFonts w:ascii="Lexend" w:cs="Lexend" w:eastAsia="Lexend" w:hAnsi="Lexend"/>
          <w:rtl w:val="0"/>
        </w:rPr>
        <w:t xml:space="preserve">A présent, vous savez tout sur comment déclarer et initialiser des variables. Continuez pour découvrir les types de variables ! </w:t>
      </w:r>
    </w:p>
    <w:p w:rsidR="00000000" w:rsidDel="00000000" w:rsidP="00000000" w:rsidRDefault="00000000" w:rsidRPr="00000000" w14:paraId="00000061">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42bb1wi2jbj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1ère version Chapitre 1 - Partie 1 : les variables</w:t>
      </w:r>
      <w:r w:rsidDel="00000000" w:rsidR="00000000" w:rsidRPr="00000000">
        <w:rPr>
          <w:rtl w:val="0"/>
        </w:rPr>
      </w:r>
    </w:p>
    <w:p w:rsidR="00000000" w:rsidDel="00000000" w:rsidP="00000000" w:rsidRDefault="00000000" w:rsidRPr="00000000" w14:paraId="00000063">
      <w:pPr>
        <w:pStyle w:val="Title"/>
        <w:jc w:val="center"/>
        <w:rPr>
          <w:rFonts w:ascii="Lexend" w:cs="Lexend" w:eastAsia="Lexend" w:hAnsi="Lexend"/>
          <w:color w:val="85200c"/>
          <w:sz w:val="32"/>
          <w:szCs w:val="32"/>
        </w:rPr>
      </w:pPr>
      <w:bookmarkStart w:colFirst="0" w:colLast="0" w:name="_w78nkffya7po" w:id="6"/>
      <w:bookmarkEnd w:id="6"/>
      <w:r w:rsidDel="00000000" w:rsidR="00000000" w:rsidRPr="00000000">
        <w:rPr>
          <w:rFonts w:ascii="Lexend" w:cs="Lexend" w:eastAsia="Lexend" w:hAnsi="Lexend"/>
          <w:color w:val="85200c"/>
          <w:sz w:val="32"/>
          <w:szCs w:val="32"/>
          <w:rtl w:val="0"/>
        </w:rPr>
        <w:t xml:space="preserve">Chapitre 1 - Partie 1 : les variables</w:t>
      </w:r>
    </w:p>
    <w:p w:rsidR="00000000" w:rsidDel="00000000" w:rsidP="00000000" w:rsidRDefault="00000000" w:rsidRPr="00000000" w14:paraId="00000064">
      <w:pPr>
        <w:rPr>
          <w:rFonts w:ascii="Lexend" w:cs="Lexend" w:eastAsia="Lexend" w:hAnsi="Lexend"/>
        </w:rPr>
      </w:pPr>
      <w:r w:rsidDel="00000000" w:rsidR="00000000" w:rsidRPr="00000000">
        <w:rPr>
          <w:rtl w:val="0"/>
        </w:rPr>
      </w:r>
    </w:p>
    <w:p w:rsidR="00000000" w:rsidDel="00000000" w:rsidP="00000000" w:rsidRDefault="00000000" w:rsidRPr="00000000" w14:paraId="00000065">
      <w:pPr>
        <w:rPr>
          <w:rFonts w:ascii="Lexend" w:cs="Lexend" w:eastAsia="Lexend" w:hAnsi="Lexend"/>
        </w:rPr>
      </w:pPr>
      <w:r w:rsidDel="00000000" w:rsidR="00000000" w:rsidRPr="00000000">
        <w:rPr>
          <w:rFonts w:ascii="Lexend" w:cs="Lexend" w:eastAsia="Lexend" w:hAnsi="Lexend"/>
          <w:rtl w:val="0"/>
        </w:rPr>
        <w:t xml:space="preserve">En Python, une variable est un identifiant (une étiquette). En effet, une variable est un nom qui donne accès à un espace réservé dans la mémoire d’un ordinateur. On peut comparer l'espace mémoire d'un ordinateur à un espace de stockage. Dans les deux cas, lorsque l'on veut ranger quelque chose dans l'espace (une valeur en informatique), il faut le placer dans une boîte. Cette boîte est appelée variable. </w:t>
      </w:r>
    </w:p>
    <w:p w:rsidR="00000000" w:rsidDel="00000000" w:rsidP="00000000" w:rsidRDefault="00000000" w:rsidRPr="00000000" w14:paraId="00000066">
      <w:pPr>
        <w:rPr>
          <w:rFonts w:ascii="Lexend" w:cs="Lexend" w:eastAsia="Lexend" w:hAnsi="Lexend"/>
        </w:rPr>
      </w:pPr>
      <w:r w:rsidDel="00000000" w:rsidR="00000000" w:rsidRPr="00000000">
        <w:rPr>
          <w:rtl w:val="0"/>
        </w:rPr>
      </w:r>
    </w:p>
    <w:p w:rsidR="00000000" w:rsidDel="00000000" w:rsidP="00000000" w:rsidRDefault="00000000" w:rsidRPr="00000000" w14:paraId="00000067">
      <w:pPr>
        <w:rPr>
          <w:rFonts w:ascii="Lexend" w:cs="Lexend" w:eastAsia="Lexend" w:hAnsi="Lexend"/>
        </w:rPr>
      </w:pPr>
      <w:r w:rsidDel="00000000" w:rsidR="00000000" w:rsidRPr="00000000">
        <w:rPr>
          <w:rFonts w:ascii="Lexend" w:cs="Lexend" w:eastAsia="Lexend" w:hAnsi="Lexend"/>
          <w:b w:val="1"/>
          <w:bCs w:val="1"/>
          <w:rtl w:val="0"/>
        </w:rPr>
        <w:t xml:space="preserve">Manipulation des variables</w:t>
      </w:r>
      <w:r w:rsidDel="00000000" w:rsidR="00000000" w:rsidRPr="00000000">
        <w:rPr>
          <w:rFonts w:ascii="Lexend" w:cs="Lexend" w:eastAsia="Lexend" w:hAnsi="Lexend"/>
          <w:rtl w:val="0"/>
        </w:rPr>
        <w:t xml:space="preserve"> :</w:t>
      </w:r>
    </w:p>
    <w:p w:rsidR="00000000" w:rsidDel="00000000" w:rsidP="00000000" w:rsidRDefault="00000000" w:rsidRPr="00000000" w14:paraId="00000068">
      <w:pPr>
        <w:rPr>
          <w:rFonts w:ascii="Lexend" w:cs="Lexend" w:eastAsia="Lexend" w:hAnsi="Lexend"/>
        </w:rPr>
      </w:pPr>
      <w:r w:rsidDel="00000000" w:rsidR="00000000" w:rsidRPr="00000000">
        <w:rPr>
          <w:rFonts w:ascii="Lexend" w:cs="Lexend" w:eastAsia="Lexend" w:hAnsi="Lexend"/>
          <w:rtl w:val="0"/>
        </w:rPr>
        <w:t xml:space="preserve">Lorsque l'on écrit un code, on souhaite en général manipuler le contenu des variables.</w:t>
      </w:r>
    </w:p>
    <w:p w:rsidR="00000000" w:rsidDel="00000000" w:rsidP="00000000" w:rsidRDefault="00000000" w:rsidRPr="00000000" w14:paraId="00000069">
      <w:pPr>
        <w:rPr>
          <w:rFonts w:ascii="Lexend" w:cs="Lexend" w:eastAsia="Lexend" w:hAnsi="Lexend"/>
        </w:rPr>
      </w:pPr>
      <w:r w:rsidDel="00000000" w:rsidR="00000000" w:rsidRPr="00000000">
        <w:rPr>
          <w:rFonts w:ascii="Lexend" w:cs="Lexend" w:eastAsia="Lexend" w:hAnsi="Lexend"/>
          <w:rtl w:val="0"/>
        </w:rPr>
        <w:t xml:space="preserve">L’action d’associer une variable et un contenu (càd le contenu de l'espace réservé) s’appelle l’affectation (=instruction). Pour affecter une valeur ou changer le contenu d'une variable, on utilise </w:t>
      </w:r>
      <w:r w:rsidDel="00000000" w:rsidR="00000000" w:rsidRPr="00000000">
        <w:rPr>
          <w:rFonts w:ascii="Lexend" w:cs="Lexend" w:eastAsia="Lexend" w:hAnsi="Lexend"/>
          <w:rtl w:val="0"/>
        </w:rPr>
        <w:t xml:space="preserve">l'opérateur =</w:t>
      </w:r>
      <w:r w:rsidDel="00000000" w:rsidR="00000000" w:rsidRPr="00000000">
        <w:rPr>
          <w:rFonts w:ascii="Lexend" w:cs="Lexend" w:eastAsia="Lexend" w:hAnsi="Lexend"/>
          <w:rtl w:val="0"/>
        </w:rPr>
        <w:t xml:space="preserve"> . L'opération d’affection se fait toujours dans le même sens : le nom de la variable à gauche et le contenu à droite.</w:t>
      </w:r>
    </w:p>
    <w:p w:rsidR="00000000" w:rsidDel="00000000" w:rsidP="00000000" w:rsidRDefault="00000000" w:rsidRPr="00000000" w14:paraId="0000006A">
      <w:pPr>
        <w:rPr>
          <w:rFonts w:ascii="Lexend" w:cs="Lexend" w:eastAsia="Lexend" w:hAnsi="Lexend"/>
          <w:color w:val="666666"/>
        </w:rPr>
      </w:pPr>
      <w:r w:rsidDel="00000000" w:rsidR="00000000" w:rsidRPr="00000000">
        <w:rPr>
          <w:rFonts w:ascii="Lexend" w:cs="Lexend" w:eastAsia="Lexend" w:hAnsi="Lexend"/>
          <w:i w:val="1"/>
          <w:iCs w:val="1"/>
          <w:color w:val="666666"/>
          <w:rtl w:val="0"/>
        </w:rPr>
        <w:t xml:space="preserve">Exemple</w:t>
      </w:r>
      <w:r w:rsidDel="00000000" w:rsidR="00000000" w:rsidRPr="00000000">
        <w:rPr>
          <w:rFonts w:ascii="Lexend" w:cs="Lexend" w:eastAsia="Lexend" w:hAnsi="Lexend"/>
          <w:color w:val="666666"/>
          <w:rtl w:val="0"/>
        </w:rPr>
        <w:t xml:space="preserve"> : si on souhaite créer une variable x et que on veut lui attribuer la valeur 2, on </w:t>
      </w:r>
    </w:p>
    <w:p w:rsidR="00000000" w:rsidDel="00000000" w:rsidP="00000000" w:rsidRDefault="00000000" w:rsidRPr="00000000" w14:paraId="0000006B">
      <w:pPr>
        <w:rPr>
          <w:rFonts w:ascii="Lexend" w:cs="Lexend" w:eastAsia="Lexend" w:hAnsi="Lexend"/>
          <w:color w:val="666666"/>
        </w:rPr>
      </w:pPr>
      <w:r w:rsidDel="00000000" w:rsidR="00000000" w:rsidRPr="00000000">
        <w:rPr>
          <w:rFonts w:ascii="Lexend" w:cs="Lexend" w:eastAsia="Lexend" w:hAnsi="Lexend"/>
          <w:color w:val="666666"/>
          <w:rtl w:val="0"/>
        </w:rPr>
        <w:t xml:space="preserve">écrit : </w:t>
      </w:r>
    </w:p>
    <w:p w:rsidR="00000000" w:rsidDel="00000000" w:rsidP="00000000" w:rsidRDefault="00000000" w:rsidRPr="00000000" w14:paraId="0000006C">
      <w:pPr>
        <w:rPr>
          <w:rFonts w:ascii="Lexend" w:cs="Lexend" w:eastAsia="Lexend" w:hAnsi="Lexend"/>
          <w:color w:val="666666"/>
        </w:rPr>
      </w:pPr>
      <w:r w:rsidDel="00000000" w:rsidR="00000000" w:rsidRPr="00000000">
        <w:rPr>
          <w:rFonts w:ascii="Lexend" w:cs="Lexend" w:eastAsia="Lexend" w:hAnsi="Lexend"/>
          <w:color w:val="666666"/>
          <w:rtl w:val="0"/>
        </w:rPr>
        <w:t xml:space="preserve">&gt;&gt;&gt; x=2</w:t>
      </w:r>
    </w:p>
    <w:p w:rsidR="00000000" w:rsidDel="00000000" w:rsidP="00000000" w:rsidRDefault="00000000" w:rsidRPr="00000000" w14:paraId="0000006D">
      <w:pPr>
        <w:rPr>
          <w:rFonts w:ascii="Lexend" w:cs="Lexend" w:eastAsia="Lexend" w:hAnsi="Lexend"/>
        </w:rPr>
      </w:pPr>
      <w:r w:rsidDel="00000000" w:rsidR="00000000" w:rsidRPr="00000000">
        <w:rPr>
          <w:rtl w:val="0"/>
        </w:rPr>
      </w:r>
    </w:p>
    <w:p w:rsidR="00000000" w:rsidDel="00000000" w:rsidP="00000000" w:rsidRDefault="00000000" w:rsidRPr="00000000" w14:paraId="0000006E">
      <w:pPr>
        <w:rPr>
          <w:rFonts w:ascii="Lexend" w:cs="Lexend" w:eastAsia="Lexend" w:hAnsi="Lexend"/>
        </w:rPr>
      </w:pPr>
      <w:r w:rsidDel="00000000" w:rsidR="00000000" w:rsidRPr="00000000">
        <w:rPr>
          <w:rFonts w:ascii="Lexend" w:cs="Lexend" w:eastAsia="Lexend" w:hAnsi="Lexend"/>
          <w:rtl w:val="0"/>
        </w:rPr>
        <w:t xml:space="preserve">Comme pour une boîte classique, son contenu peut être modifié. Ainsi pour modifier une variable, il suffit de faire la même opération.</w:t>
      </w:r>
    </w:p>
    <w:p w:rsidR="00000000" w:rsidDel="00000000" w:rsidP="00000000" w:rsidRDefault="00000000" w:rsidRPr="00000000" w14:paraId="0000006F">
      <w:pPr>
        <w:rPr>
          <w:rFonts w:ascii="Lexend" w:cs="Lexend" w:eastAsia="Lexend" w:hAnsi="Lexend"/>
          <w:color w:val="666666"/>
        </w:rPr>
      </w:pPr>
      <w:r w:rsidDel="00000000" w:rsidR="00000000" w:rsidRPr="00000000">
        <w:rPr>
          <w:rFonts w:ascii="Lexend" w:cs="Lexend" w:eastAsia="Lexend" w:hAnsi="Lexend"/>
          <w:i w:val="1"/>
          <w:iCs w:val="1"/>
          <w:color w:val="666666"/>
          <w:rtl w:val="0"/>
        </w:rPr>
        <w:t xml:space="preserve">Exemple</w:t>
      </w:r>
      <w:r w:rsidDel="00000000" w:rsidR="00000000" w:rsidRPr="00000000">
        <w:rPr>
          <w:rFonts w:ascii="Lexend" w:cs="Lexend" w:eastAsia="Lexend" w:hAnsi="Lexend"/>
          <w:color w:val="666666"/>
          <w:rtl w:val="0"/>
        </w:rPr>
        <w:t xml:space="preserve"> : si précédemment, on a associé à la variable x la valeur 2 et que l’on souhaite à présent que la variable x soit associé à la valeur 3, on écrit :</w:t>
      </w:r>
    </w:p>
    <w:p w:rsidR="00000000" w:rsidDel="00000000" w:rsidP="00000000" w:rsidRDefault="00000000" w:rsidRPr="00000000" w14:paraId="00000070">
      <w:pPr>
        <w:rPr>
          <w:rFonts w:ascii="Lexend" w:cs="Lexend" w:eastAsia="Lexend" w:hAnsi="Lexend"/>
          <w:color w:val="666666"/>
        </w:rPr>
      </w:pPr>
      <w:r w:rsidDel="00000000" w:rsidR="00000000" w:rsidRPr="00000000">
        <w:rPr>
          <w:rFonts w:ascii="Lexend" w:cs="Lexend" w:eastAsia="Lexend" w:hAnsi="Lexend"/>
          <w:color w:val="666666"/>
          <w:rtl w:val="0"/>
        </w:rPr>
        <w:t xml:space="preserve">&gt;&gt;&gt; x=3</w:t>
      </w:r>
    </w:p>
    <w:p w:rsidR="00000000" w:rsidDel="00000000" w:rsidP="00000000" w:rsidRDefault="00000000" w:rsidRPr="00000000" w14:paraId="00000071">
      <w:pPr>
        <w:rPr>
          <w:rFonts w:ascii="Lexend" w:cs="Lexend" w:eastAsia="Lexend" w:hAnsi="Lexend"/>
        </w:rPr>
      </w:pPr>
      <w:r w:rsidDel="00000000" w:rsidR="00000000" w:rsidRPr="00000000">
        <w:rPr>
          <w:rFonts w:ascii="Lexend" w:cs="Lexend" w:eastAsia="Lexend" w:hAnsi="Lexend"/>
          <w:rtl w:val="0"/>
        </w:rPr>
        <w:t xml:space="preserve">Mais attention, en effectuant cette action, la valeur 2 est complètement oubliée et on ne pourra pas la récupérer car le contenu de x est maintenant 3, soit la dernière affectation faite à x.</w:t>
      </w:r>
    </w:p>
    <w:p w:rsidR="00000000" w:rsidDel="00000000" w:rsidP="00000000" w:rsidRDefault="00000000" w:rsidRPr="00000000" w14:paraId="00000072">
      <w:pPr>
        <w:rPr>
          <w:rFonts w:ascii="Lexend" w:cs="Lexend" w:eastAsia="Lexend" w:hAnsi="Lexend"/>
        </w:rPr>
      </w:pPr>
      <w:r w:rsidDel="00000000" w:rsidR="00000000" w:rsidRPr="00000000">
        <w:rPr>
          <w:rtl w:val="0"/>
        </w:rPr>
      </w:r>
    </w:p>
    <w:p w:rsidR="00000000" w:rsidDel="00000000" w:rsidP="00000000" w:rsidRDefault="00000000" w:rsidRPr="00000000" w14:paraId="00000073">
      <w:pPr>
        <w:rPr>
          <w:rFonts w:ascii="Lexend" w:cs="Lexend" w:eastAsia="Lexend" w:hAnsi="Lexend"/>
        </w:rPr>
      </w:pPr>
      <w:r w:rsidDel="00000000" w:rsidR="00000000" w:rsidRPr="00000000">
        <w:rPr>
          <w:rFonts w:ascii="Lexend" w:cs="Lexend" w:eastAsia="Lexend" w:hAnsi="Lexend"/>
          <w:rtl w:val="0"/>
        </w:rPr>
        <w:t xml:space="preserve">Après avoir </w:t>
      </w:r>
      <w:r w:rsidDel="00000000" w:rsidR="00000000" w:rsidRPr="00000000">
        <w:rPr>
          <w:rFonts w:ascii="Lexend" w:cs="Lexend" w:eastAsia="Lexend" w:hAnsi="Lexend"/>
          <w:rtl w:val="0"/>
        </w:rPr>
        <w:t xml:space="preserve">initialisé</w:t>
      </w:r>
      <w:r w:rsidDel="00000000" w:rsidR="00000000" w:rsidRPr="00000000">
        <w:rPr>
          <w:rFonts w:ascii="Lexend" w:cs="Lexend" w:eastAsia="Lexend" w:hAnsi="Lexend"/>
          <w:rtl w:val="0"/>
        </w:rPr>
        <w:t xml:space="preserve"> une variable avec un nom, lorsqu’on appelle cette variable (c'est-à-dire lorsque l’on regarde son contenu), elle renvoie la valeur qu’on lui a affecté. </w:t>
      </w:r>
    </w:p>
    <w:p w:rsidR="00000000" w:rsidDel="00000000" w:rsidP="00000000" w:rsidRDefault="00000000" w:rsidRPr="00000000" w14:paraId="00000074">
      <w:pPr>
        <w:rPr>
          <w:rFonts w:ascii="Lexend" w:cs="Lexend" w:eastAsia="Lexend" w:hAnsi="Lexend"/>
        </w:rPr>
      </w:pPr>
      <w:r w:rsidDel="00000000" w:rsidR="00000000" w:rsidRPr="00000000">
        <w:rPr>
          <w:rFonts w:ascii="Lexend" w:cs="Lexend" w:eastAsia="Lexend" w:hAnsi="Lexend"/>
          <w:rtl w:val="0"/>
        </w:rPr>
        <w:t xml:space="preserve">Ainsi dans l’exemple précédent, x renvoie (= contient) 3. On peut alors s’amuser à écrire l’exemple  ci-dessous :</w:t>
      </w:r>
    </w:p>
    <w:p w:rsidR="00000000" w:rsidDel="00000000" w:rsidP="00000000" w:rsidRDefault="00000000" w:rsidRPr="00000000" w14:paraId="00000075">
      <w:pPr>
        <w:rPr>
          <w:rFonts w:ascii="Lexend" w:cs="Lexend" w:eastAsia="Lexend" w:hAnsi="Lexend"/>
          <w:color w:val="666666"/>
        </w:rPr>
      </w:pPr>
      <w:r w:rsidDel="00000000" w:rsidR="00000000" w:rsidRPr="00000000">
        <w:rPr>
          <w:rFonts w:ascii="Lexend" w:cs="Lexend" w:eastAsia="Lexend" w:hAnsi="Lexend"/>
          <w:color w:val="666666"/>
          <w:rtl w:val="0"/>
        </w:rPr>
        <w:t xml:space="preserve">&gt;&gt;&gt; x = 2</w:t>
      </w:r>
    </w:p>
    <w:p w:rsidR="00000000" w:rsidDel="00000000" w:rsidP="00000000" w:rsidRDefault="00000000" w:rsidRPr="00000000" w14:paraId="00000076">
      <w:pPr>
        <w:rPr>
          <w:rFonts w:ascii="Lexend" w:cs="Lexend" w:eastAsia="Lexend" w:hAnsi="Lexend"/>
          <w:color w:val="666666"/>
        </w:rPr>
      </w:pPr>
      <w:r w:rsidDel="00000000" w:rsidR="00000000" w:rsidRPr="00000000">
        <w:rPr>
          <w:rFonts w:ascii="Lexend" w:cs="Lexend" w:eastAsia="Lexend" w:hAnsi="Lexend"/>
          <w:color w:val="666666"/>
          <w:rtl w:val="0"/>
        </w:rPr>
        <w:t xml:space="preserve">&gt;&gt;&gt; y = x</w:t>
      </w:r>
    </w:p>
    <w:p w:rsidR="00000000" w:rsidDel="00000000" w:rsidP="00000000" w:rsidRDefault="00000000" w:rsidRPr="00000000" w14:paraId="00000077">
      <w:pPr>
        <w:rPr>
          <w:rFonts w:ascii="Lexend" w:cs="Lexend" w:eastAsia="Lexend" w:hAnsi="Lexend"/>
          <w:color w:val="666666"/>
        </w:rPr>
      </w:pPr>
      <w:r w:rsidDel="00000000" w:rsidR="00000000" w:rsidRPr="00000000">
        <w:rPr>
          <w:rFonts w:ascii="Lexend" w:cs="Lexend" w:eastAsia="Lexend" w:hAnsi="Lexend"/>
          <w:color w:val="666666"/>
          <w:rtl w:val="0"/>
        </w:rPr>
        <w:t xml:space="preserve"> Si on appelle y, alors 2 est renvoyé car on a mis le contenu de x dans y aussi.</w:t>
      </w:r>
    </w:p>
    <w:p w:rsidR="00000000" w:rsidDel="00000000" w:rsidP="00000000" w:rsidRDefault="00000000" w:rsidRPr="00000000" w14:paraId="00000078">
      <w:pPr>
        <w:rPr>
          <w:rFonts w:ascii="Lexend" w:cs="Lexend" w:eastAsia="Lexend" w:hAnsi="Lexend"/>
        </w:rPr>
      </w:pPr>
      <w:r w:rsidDel="00000000" w:rsidR="00000000" w:rsidRPr="00000000">
        <w:rPr>
          <w:rtl w:val="0"/>
        </w:rPr>
      </w:r>
    </w:p>
    <w:p w:rsidR="00000000" w:rsidDel="00000000" w:rsidP="00000000" w:rsidRDefault="00000000" w:rsidRPr="00000000" w14:paraId="00000079">
      <w:pPr>
        <w:rPr>
          <w:rFonts w:ascii="Lexend" w:cs="Lexend" w:eastAsia="Lexend" w:hAnsi="Lexend"/>
          <w:u w:val="single"/>
        </w:rPr>
      </w:pPr>
      <w:r w:rsidDel="00000000" w:rsidR="00000000" w:rsidRPr="00000000">
        <w:rPr>
          <w:rFonts w:ascii="Lexend" w:cs="Lexend" w:eastAsia="Lexend" w:hAnsi="Lexend"/>
          <w:u w:val="single"/>
          <w:rtl w:val="0"/>
        </w:rPr>
        <w:t xml:space="preserve">EXERCICES : </w:t>
      </w:r>
    </w:p>
    <w:p w:rsidR="00000000" w:rsidDel="00000000" w:rsidP="00000000" w:rsidRDefault="00000000" w:rsidRPr="00000000" w14:paraId="0000007A">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&gt;&gt;&gt; x=3</w:t>
      </w:r>
    </w:p>
    <w:p w:rsidR="00000000" w:rsidDel="00000000" w:rsidP="00000000" w:rsidRDefault="00000000" w:rsidRPr="00000000" w14:paraId="0000007B">
      <w:pPr>
        <w:rPr>
          <w:rFonts w:ascii="Lexend" w:cs="Lexend" w:eastAsia="Lexend" w:hAnsi="Lexend"/>
        </w:rPr>
      </w:pPr>
      <w:r w:rsidDel="00000000" w:rsidR="00000000" w:rsidRPr="00000000">
        <w:rPr>
          <w:rFonts w:ascii="Lexend" w:cs="Lexend" w:eastAsia="Lexend" w:hAnsi="Lexend"/>
          <w:rtl w:val="0"/>
        </w:rPr>
        <w:t xml:space="preserve">&gt;&gt;&gt; y=x</w:t>
      </w:r>
    </w:p>
    <w:p w:rsidR="00000000" w:rsidDel="00000000" w:rsidP="00000000" w:rsidRDefault="00000000" w:rsidRPr="00000000" w14:paraId="0000007C">
      <w:pPr>
        <w:rPr>
          <w:rFonts w:ascii="Lexend" w:cs="Lexend" w:eastAsia="Lexend" w:hAnsi="Lexend"/>
        </w:rPr>
      </w:pPr>
      <w:r w:rsidDel="00000000" w:rsidR="00000000" w:rsidRPr="00000000">
        <w:rPr>
          <w:rFonts w:ascii="Lexend" w:cs="Lexend" w:eastAsia="Lexend" w:hAnsi="Lexend"/>
          <w:rtl w:val="0"/>
        </w:rPr>
        <w:t xml:space="preserve">A quoi </w:t>
      </w:r>
      <w:r w:rsidDel="00000000" w:rsidR="00000000" w:rsidRPr="00000000">
        <w:rPr>
          <w:rFonts w:ascii="Lexend" w:cs="Lexend" w:eastAsia="Lexend" w:hAnsi="Lexend"/>
          <w:rtl w:val="0"/>
        </w:rPr>
        <w:t xml:space="preserve">est égal</w:t>
      </w:r>
      <w:r w:rsidDel="00000000" w:rsidR="00000000" w:rsidRPr="00000000">
        <w:rPr>
          <w:rFonts w:ascii="Lexend" w:cs="Lexend" w:eastAsia="Lexend" w:hAnsi="Lexend"/>
          <w:rtl w:val="0"/>
        </w:rPr>
        <w:t xml:space="preserve"> y ?</w:t>
      </w:r>
    </w:p>
    <w:p w:rsidR="00000000" w:rsidDel="00000000" w:rsidP="00000000" w:rsidRDefault="00000000" w:rsidRPr="00000000" w14:paraId="0000007D">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&gt;&gt;&gt; x=56</w:t>
      </w:r>
    </w:p>
    <w:p w:rsidR="00000000" w:rsidDel="00000000" w:rsidP="00000000" w:rsidRDefault="00000000" w:rsidRPr="00000000" w14:paraId="0000007E">
      <w:pPr>
        <w:rPr>
          <w:rFonts w:ascii="Lexend" w:cs="Lexend" w:eastAsia="Lexend" w:hAnsi="Lexend"/>
        </w:rPr>
      </w:pPr>
      <w:r w:rsidDel="00000000" w:rsidR="00000000" w:rsidRPr="00000000">
        <w:rPr>
          <w:rFonts w:ascii="Lexend" w:cs="Lexend" w:eastAsia="Lexend" w:hAnsi="Lexend"/>
          <w:rtl w:val="0"/>
        </w:rPr>
        <w:t xml:space="preserve">&gt;&gt;&gt; y=46</w:t>
      </w:r>
    </w:p>
    <w:p w:rsidR="00000000" w:rsidDel="00000000" w:rsidP="00000000" w:rsidRDefault="00000000" w:rsidRPr="00000000" w14:paraId="0000007F">
      <w:pPr>
        <w:rPr>
          <w:rFonts w:ascii="Lexend" w:cs="Lexend" w:eastAsia="Lexend" w:hAnsi="Lexend"/>
        </w:rPr>
      </w:pPr>
      <w:r w:rsidDel="00000000" w:rsidR="00000000" w:rsidRPr="00000000">
        <w:rPr>
          <w:rFonts w:ascii="Lexend" w:cs="Lexend" w:eastAsia="Lexend" w:hAnsi="Lexend"/>
          <w:rtl w:val="0"/>
        </w:rPr>
        <w:t xml:space="preserve">&gt;&gt;&gt; x=y</w:t>
      </w:r>
    </w:p>
    <w:p w:rsidR="00000000" w:rsidDel="00000000" w:rsidP="00000000" w:rsidRDefault="00000000" w:rsidRPr="00000000" w14:paraId="00000080">
      <w:pPr>
        <w:rPr>
          <w:rFonts w:ascii="Lexend" w:cs="Lexend" w:eastAsia="Lexend" w:hAnsi="Lexend"/>
        </w:rPr>
      </w:pPr>
      <w:r w:rsidDel="00000000" w:rsidR="00000000" w:rsidRPr="00000000">
        <w:rPr>
          <w:rFonts w:ascii="Lexend" w:cs="Lexend" w:eastAsia="Lexend" w:hAnsi="Lexend"/>
          <w:rtl w:val="0"/>
        </w:rPr>
        <w:t xml:space="preserve">A quoi est égal x ? et y ?</w:t>
      </w:r>
    </w:p>
    <w:p w:rsidR="00000000" w:rsidDel="00000000" w:rsidP="00000000" w:rsidRDefault="00000000" w:rsidRPr="00000000" w14:paraId="00000081">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Associe</w:t>
      </w:r>
      <w:r w:rsidDel="00000000" w:rsidR="00000000" w:rsidRPr="00000000">
        <w:rPr>
          <w:rFonts w:ascii="Lexend" w:cs="Lexend" w:eastAsia="Lexend" w:hAnsi="Lexend"/>
          <w:rtl w:val="0"/>
        </w:rPr>
        <w:t xml:space="preserve">z à la variable z la valeur 4.</w:t>
      </w:r>
    </w:p>
    <w:p w:rsidR="00000000" w:rsidDel="00000000" w:rsidP="00000000" w:rsidRDefault="00000000" w:rsidRPr="00000000" w14:paraId="00000082">
      <w:pPr>
        <w:rPr>
          <w:rFonts w:ascii="Lexend" w:cs="Lexend" w:eastAsia="Lexend" w:hAnsi="Lexend"/>
        </w:rPr>
      </w:pPr>
      <w:r w:rsidDel="00000000" w:rsidR="00000000" w:rsidRPr="00000000">
        <w:rPr>
          <w:rtl w:val="0"/>
        </w:rPr>
      </w:r>
    </w:p>
    <w:p w:rsidR="00000000" w:rsidDel="00000000" w:rsidP="00000000" w:rsidRDefault="00000000" w:rsidRPr="00000000" w14:paraId="00000083">
      <w:pPr>
        <w:rPr>
          <w:rFonts w:ascii="Lexend" w:cs="Lexend" w:eastAsia="Lexend" w:hAnsi="Lexend"/>
        </w:rPr>
      </w:pPr>
      <w:r w:rsidDel="00000000" w:rsidR="00000000" w:rsidRPr="00000000">
        <w:rPr>
          <w:rFonts w:ascii="Lexend" w:cs="Lexend" w:eastAsia="Lexend" w:hAnsi="Lexend"/>
          <w:b w:val="1"/>
          <w:bCs w:val="1"/>
          <w:rtl w:val="0"/>
        </w:rPr>
        <w:t xml:space="preserve">Noms de variables</w:t>
      </w:r>
      <w:r w:rsidDel="00000000" w:rsidR="00000000" w:rsidRPr="00000000">
        <w:rPr>
          <w:rFonts w:ascii="Lexend" w:cs="Lexend" w:eastAsia="Lexend" w:hAnsi="Lexend"/>
          <w:rtl w:val="0"/>
        </w:rPr>
        <w:t xml:space="preserve"> :</w:t>
      </w:r>
    </w:p>
    <w:p w:rsidR="00000000" w:rsidDel="00000000" w:rsidP="00000000" w:rsidRDefault="00000000" w:rsidRPr="00000000" w14:paraId="00000084">
      <w:pPr>
        <w:rPr>
          <w:rFonts w:ascii="Lexend" w:cs="Lexend" w:eastAsia="Lexend" w:hAnsi="Lexend"/>
        </w:rPr>
      </w:pPr>
      <w:r w:rsidDel="00000000" w:rsidR="00000000" w:rsidRPr="00000000">
        <w:rPr>
          <w:rFonts w:ascii="Lexend" w:cs="Lexend" w:eastAsia="Lexend" w:hAnsi="Lexend"/>
          <w:rtl w:val="0"/>
        </w:rPr>
        <w:t xml:space="preserve">Même si nous sommes assez libres sur les noms des variables que nous pouvons utiliser, il existe plusieurs règles à respecter. Le nom des variables peut être constitué de lettres minuscules, de lettres majuscules, de nombre ou de </w:t>
      </w:r>
      <w:r w:rsidDel="00000000" w:rsidR="00000000" w:rsidRPr="00000000">
        <w:rPr>
          <w:rFonts w:ascii="Lexend" w:cs="Lexend" w:eastAsia="Lexend" w:hAnsi="Lexend"/>
          <w:rtl w:val="0"/>
        </w:rPr>
        <w:t xml:space="preserve">l’underscore _</w:t>
      </w:r>
      <w:r w:rsidDel="00000000" w:rsidR="00000000" w:rsidRPr="00000000">
        <w:rPr>
          <w:rFonts w:ascii="Lexend" w:cs="Lexend" w:eastAsia="Lexend" w:hAnsi="Lexend"/>
          <w:rtl w:val="0"/>
        </w:rPr>
        <w:t xml:space="preserve">. MAIS ATTENTION, un nom de variable ne doit pas commencer par un nombre ou le </w:t>
      </w:r>
      <w:r w:rsidDel="00000000" w:rsidR="00000000" w:rsidRPr="00000000">
        <w:rPr>
          <w:rFonts w:ascii="Lexend" w:cs="Lexend" w:eastAsia="Lexend" w:hAnsi="Lexend"/>
          <w:rtl w:val="0"/>
        </w:rPr>
        <w:t xml:space="preserve">symbole _</w:t>
      </w:r>
      <w:r w:rsidDel="00000000" w:rsidR="00000000" w:rsidRPr="00000000">
        <w:rPr>
          <w:rFonts w:ascii="Lexend" w:cs="Lexend" w:eastAsia="Lexend" w:hAnsi="Lexend"/>
          <w:rtl w:val="0"/>
        </w:rPr>
        <w:t xml:space="preserve"> afin que Python comprenne bien de quoi il s’agit. De plus, il faut éviter d’utiliser un mot spécial de python comme print, …. ( VOIR PLUS TARD LES MOTS UTILISÉS PAR PYTHON)</w:t>
      </w:r>
    </w:p>
    <w:p w:rsidR="00000000" w:rsidDel="00000000" w:rsidP="00000000" w:rsidRDefault="00000000" w:rsidRPr="00000000" w14:paraId="00000085">
      <w:pPr>
        <w:rPr>
          <w:rFonts w:ascii="Lexend" w:cs="Lexend" w:eastAsia="Lexend" w:hAnsi="Lexend"/>
        </w:rPr>
      </w:pPr>
      <w:r w:rsidDel="00000000" w:rsidR="00000000" w:rsidRPr="00000000">
        <w:rPr>
          <w:rFonts w:ascii="Lexend" w:cs="Lexend" w:eastAsia="Lexend" w:hAnsi="Lexend"/>
          <w:rtl w:val="0"/>
        </w:rPr>
        <w:t xml:space="preserve">Il est fortement recommandé d’utiliser des noms de variables explicites.</w:t>
      </w:r>
    </w:p>
    <w:p w:rsidR="00000000" w:rsidDel="00000000" w:rsidP="00000000" w:rsidRDefault="00000000" w:rsidRPr="00000000" w14:paraId="00000086">
      <w:pPr>
        <w:rPr>
          <w:rFonts w:ascii="Lexend" w:cs="Lexend" w:eastAsia="Lexend" w:hAnsi="Lexend"/>
        </w:rPr>
      </w:pPr>
      <w:r w:rsidDel="00000000" w:rsidR="00000000" w:rsidRPr="00000000">
        <w:rPr>
          <w:rFonts w:ascii="Lexend" w:cs="Lexend" w:eastAsia="Lexend" w:hAnsi="Lexend"/>
          <w:color w:val="666666"/>
          <w:rtl w:val="0"/>
        </w:rPr>
        <w:t xml:space="preserve">Exemple : On veut associer le nombre bonbons d’une kermesse à une variable, ainsi on peut appeler la variable utilisé </w:t>
      </w:r>
      <w:r w:rsidDel="00000000" w:rsidR="00000000" w:rsidRPr="00000000">
        <w:rPr>
          <w:rFonts w:ascii="Lexend" w:cs="Lexend" w:eastAsia="Lexend" w:hAnsi="Lexend"/>
          <w:color w:val="666666"/>
          <w:rtl w:val="0"/>
        </w:rPr>
        <w:t xml:space="preserve">nombre_bonbons</w:t>
      </w:r>
      <w:r w:rsidDel="00000000" w:rsidR="00000000" w:rsidRPr="00000000">
        <w:rPr>
          <w:rFonts w:ascii="Lexend" w:cs="Lexend" w:eastAsia="Lexend" w:hAnsi="Lexend"/>
          <w:color w:val="666666"/>
          <w:rtl w:val="0"/>
        </w:rPr>
        <w:t xml:space="preserve">.</w:t>
      </w:r>
      <w:r w:rsidDel="00000000" w:rsidR="00000000" w:rsidRPr="00000000">
        <w:rPr>
          <w:rFonts w:ascii="Lexend" w:cs="Lexend" w:eastAsia="Lexend" w:hAnsi="Lexend"/>
          <w:rtl w:val="0"/>
        </w:rPr>
        <w:t xml:space="preserve"> </w:t>
      </w:r>
    </w:p>
    <w:p w:rsidR="00000000" w:rsidDel="00000000" w:rsidP="00000000" w:rsidRDefault="00000000" w:rsidRPr="00000000" w14:paraId="00000087">
      <w:pPr>
        <w:rPr>
          <w:rFonts w:ascii="Lexend" w:cs="Lexend" w:eastAsia="Lexend" w:hAnsi="Lexend"/>
        </w:rPr>
      </w:pPr>
      <w:r w:rsidDel="00000000" w:rsidR="00000000" w:rsidRPr="00000000">
        <w:rPr>
          <w:rtl w:val="0"/>
        </w:rPr>
      </w:r>
    </w:p>
    <w:p w:rsidR="00000000" w:rsidDel="00000000" w:rsidP="00000000" w:rsidRDefault="00000000" w:rsidRPr="00000000" w14:paraId="00000088">
      <w:pPr>
        <w:rPr>
          <w:rFonts w:ascii="Lexend" w:cs="Lexend" w:eastAsia="Lexend" w:hAnsi="Lexend"/>
        </w:rPr>
      </w:pPr>
      <w:r w:rsidDel="00000000" w:rsidR="00000000" w:rsidRPr="00000000">
        <w:rPr>
          <w:rFonts w:ascii="Lexend" w:cs="Lexend" w:eastAsia="Lexend" w:hAnsi="Lexend"/>
          <w:rtl w:val="0"/>
        </w:rPr>
        <w:t xml:space="preserve">De plus, Python est </w:t>
      </w:r>
      <w:r w:rsidDel="00000000" w:rsidR="00000000" w:rsidRPr="00000000">
        <w:rPr>
          <w:rFonts w:ascii="Lexend" w:cs="Lexend" w:eastAsia="Lexend" w:hAnsi="Lexend"/>
          <w:b w:val="1"/>
          <w:bCs w:val="1"/>
          <w:rtl w:val="0"/>
        </w:rPr>
        <w:t xml:space="preserve">sensible à la casse</w:t>
      </w:r>
      <w:r w:rsidDel="00000000" w:rsidR="00000000" w:rsidRPr="00000000">
        <w:rPr>
          <w:rFonts w:ascii="Lexend" w:cs="Lexend" w:eastAsia="Lexend" w:hAnsi="Lexend"/>
          <w:rtl w:val="0"/>
        </w:rPr>
        <w:t xml:space="preserve"> c’est-à-dire que les lettres en majuscules ne sont pas considérées comme étant les mêmes que les lettres minuscules. Par exemple, les noms de variables, </w:t>
      </w:r>
      <w:r w:rsidDel="00000000" w:rsidR="00000000" w:rsidRPr="00000000">
        <w:rPr>
          <w:rFonts w:ascii="Lexend" w:cs="Lexend" w:eastAsia="Lexend" w:hAnsi="Lexend"/>
          <w:rtl w:val="0"/>
        </w:rPr>
        <w:t xml:space="preserve">nom_variable</w:t>
      </w:r>
      <w:r w:rsidDel="00000000" w:rsidR="00000000" w:rsidRPr="00000000">
        <w:rPr>
          <w:rFonts w:ascii="Lexend" w:cs="Lexend" w:eastAsia="Lexend" w:hAnsi="Lexend"/>
          <w:rtl w:val="0"/>
        </w:rPr>
        <w:t xml:space="preserve"> et </w:t>
      </w:r>
      <w:r w:rsidDel="00000000" w:rsidR="00000000" w:rsidRPr="00000000">
        <w:rPr>
          <w:rFonts w:ascii="Lexend" w:cs="Lexend" w:eastAsia="Lexend" w:hAnsi="Lexend"/>
          <w:rtl w:val="0"/>
        </w:rPr>
        <w:t xml:space="preserve">Nom_variable</w:t>
      </w:r>
      <w:r w:rsidDel="00000000" w:rsidR="00000000" w:rsidRPr="00000000">
        <w:rPr>
          <w:rFonts w:ascii="Lexend" w:cs="Lexend" w:eastAsia="Lexend" w:hAnsi="Lexend"/>
          <w:rtl w:val="0"/>
        </w:rPr>
        <w:t xml:space="preserve"> sont différents et représentent des variables différentes. </w:t>
      </w:r>
    </w:p>
    <w:p w:rsidR="00000000" w:rsidDel="00000000" w:rsidP="00000000" w:rsidRDefault="00000000" w:rsidRPr="00000000" w14:paraId="00000089">
      <w:pPr>
        <w:rPr>
          <w:rFonts w:ascii="Lexend" w:cs="Lexend" w:eastAsia="Lexend" w:hAnsi="Lexend"/>
        </w:rPr>
      </w:pPr>
      <w:r w:rsidDel="00000000" w:rsidR="00000000" w:rsidRPr="00000000">
        <w:rPr>
          <w:rtl w:val="0"/>
        </w:rPr>
      </w:r>
    </w:p>
    <w:p w:rsidR="00000000" w:rsidDel="00000000" w:rsidP="00000000" w:rsidRDefault="00000000" w:rsidRPr="00000000" w14:paraId="0000008A">
      <w:pPr>
        <w:rPr>
          <w:rFonts w:ascii="Lexend" w:cs="Lexend" w:eastAsia="Lexend" w:hAnsi="Lexend"/>
        </w:rPr>
      </w:pPr>
      <w:r w:rsidDel="00000000" w:rsidR="00000000" w:rsidRPr="00000000">
        <w:rPr>
          <w:rFonts w:ascii="Lexend" w:cs="Lexend" w:eastAsia="Lexend" w:hAnsi="Lexend"/>
          <w:u w:val="single"/>
          <w:rtl w:val="0"/>
        </w:rPr>
        <w:t xml:space="preserve">EXERCICES</w:t>
      </w:r>
      <w:r w:rsidDel="00000000" w:rsidR="00000000" w:rsidRPr="00000000">
        <w:rPr>
          <w:rFonts w:ascii="Lexend" w:cs="Lexend" w:eastAsia="Lexend" w:hAnsi="Lexend"/>
          <w:rtl w:val="0"/>
        </w:rPr>
        <w:t xml:space="preserve"> : </w:t>
      </w:r>
    </w:p>
    <w:p w:rsidR="00000000" w:rsidDel="00000000" w:rsidP="00000000" w:rsidRDefault="00000000" w:rsidRPr="00000000" w14:paraId="0000008B">
      <w:pPr>
        <w:rPr>
          <w:rFonts w:ascii="Lexend" w:cs="Lexend" w:eastAsia="Lexend" w:hAnsi="Lexend"/>
        </w:rPr>
      </w:pPr>
      <w:r w:rsidDel="00000000" w:rsidR="00000000" w:rsidRPr="00000000">
        <w:rPr>
          <w:rFonts w:ascii="Lexend" w:cs="Lexend" w:eastAsia="Lexend" w:hAnsi="Lexend"/>
          <w:rtl w:val="0"/>
        </w:rPr>
        <w:t xml:space="preserve">&gt;&gt;&gt; variable=3</w:t>
      </w:r>
    </w:p>
    <w:p w:rsidR="00000000" w:rsidDel="00000000" w:rsidP="00000000" w:rsidRDefault="00000000" w:rsidRPr="00000000" w14:paraId="0000008C">
      <w:pPr>
        <w:rPr>
          <w:rFonts w:ascii="Lexend" w:cs="Lexend" w:eastAsia="Lexend" w:hAnsi="Lexend"/>
        </w:rPr>
      </w:pPr>
      <w:r w:rsidDel="00000000" w:rsidR="00000000" w:rsidRPr="00000000">
        <w:rPr>
          <w:rFonts w:ascii="Lexend" w:cs="Lexend" w:eastAsia="Lexend" w:hAnsi="Lexend"/>
          <w:rtl w:val="0"/>
        </w:rPr>
        <w:t xml:space="preserve">Que </w:t>
      </w:r>
      <w:r w:rsidDel="00000000" w:rsidR="00000000" w:rsidRPr="00000000">
        <w:rPr>
          <w:rFonts w:ascii="Lexend" w:cs="Lexend" w:eastAsia="Lexend" w:hAnsi="Lexend"/>
          <w:rtl w:val="0"/>
        </w:rPr>
        <w:t xml:space="preserve">renvoie variable</w:t>
      </w:r>
      <w:r w:rsidDel="00000000" w:rsidR="00000000" w:rsidRPr="00000000">
        <w:rPr>
          <w:rFonts w:ascii="Lexend" w:cs="Lexend" w:eastAsia="Lexend" w:hAnsi="Lexend"/>
          <w:rtl w:val="0"/>
        </w:rPr>
        <w:t xml:space="preserve"> ?</w:t>
      </w:r>
    </w:p>
    <w:p w:rsidR="00000000" w:rsidDel="00000000" w:rsidP="00000000" w:rsidRDefault="00000000" w:rsidRPr="00000000" w14:paraId="0000008D">
      <w:pPr>
        <w:rPr>
          <w:rFonts w:ascii="Lexend" w:cs="Lexend" w:eastAsia="Lexend" w:hAnsi="Lexend"/>
        </w:rPr>
      </w:pPr>
      <w:r w:rsidDel="00000000" w:rsidR="00000000" w:rsidRPr="00000000">
        <w:rPr>
          <w:rFonts w:ascii="Lexend" w:cs="Lexend" w:eastAsia="Lexend" w:hAnsi="Lexend"/>
          <w:rtl w:val="0"/>
        </w:rPr>
        <w:t xml:space="preserve">&gt;&gt;&gt; variable = 45</w:t>
      </w:r>
    </w:p>
    <w:p w:rsidR="00000000" w:rsidDel="00000000" w:rsidP="00000000" w:rsidRDefault="00000000" w:rsidRPr="00000000" w14:paraId="0000008E">
      <w:pPr>
        <w:rPr>
          <w:rFonts w:ascii="Lexend" w:cs="Lexend" w:eastAsia="Lexend" w:hAnsi="Lexend"/>
        </w:rPr>
      </w:pPr>
      <w:r w:rsidDel="00000000" w:rsidR="00000000" w:rsidRPr="00000000">
        <w:rPr>
          <w:rFonts w:ascii="Lexend" w:cs="Lexend" w:eastAsia="Lexend" w:hAnsi="Lexend"/>
          <w:rtl w:val="0"/>
        </w:rPr>
        <w:t xml:space="preserve">&gt;&gt;&gt; Variable = 56</w:t>
      </w:r>
    </w:p>
    <w:p w:rsidR="00000000" w:rsidDel="00000000" w:rsidP="00000000" w:rsidRDefault="00000000" w:rsidRPr="00000000" w14:paraId="0000008F">
      <w:pPr>
        <w:rPr>
          <w:rFonts w:ascii="Lexend" w:cs="Lexend" w:eastAsia="Lexend" w:hAnsi="Lexend"/>
        </w:rPr>
      </w:pPr>
      <w:r w:rsidDel="00000000" w:rsidR="00000000" w:rsidRPr="00000000">
        <w:rPr>
          <w:rFonts w:ascii="Lexend" w:cs="Lexend" w:eastAsia="Lexend" w:hAnsi="Lexend"/>
          <w:rtl w:val="0"/>
        </w:rPr>
        <w:t xml:space="preserve">Que </w:t>
      </w:r>
      <w:r w:rsidDel="00000000" w:rsidR="00000000" w:rsidRPr="00000000">
        <w:rPr>
          <w:rFonts w:ascii="Lexend" w:cs="Lexend" w:eastAsia="Lexend" w:hAnsi="Lexend"/>
          <w:rtl w:val="0"/>
        </w:rPr>
        <w:t xml:space="preserve">renvoie variable</w:t>
      </w:r>
      <w:r w:rsidDel="00000000" w:rsidR="00000000" w:rsidRPr="00000000">
        <w:rPr>
          <w:rFonts w:ascii="Lexend" w:cs="Lexend" w:eastAsia="Lexend" w:hAnsi="Lexend"/>
          <w:rtl w:val="0"/>
        </w:rPr>
        <w:t xml:space="preserve"> ? Et Variable ?</w:t>
      </w:r>
    </w:p>
    <w:p w:rsidR="00000000" w:rsidDel="00000000" w:rsidP="00000000" w:rsidRDefault="00000000" w:rsidRPr="00000000" w14:paraId="00000090">
      <w:pPr>
        <w:rPr>
          <w:rFonts w:ascii="Lexend" w:cs="Lexend" w:eastAsia="Lexend" w:hAnsi="Lexend"/>
        </w:rPr>
      </w:pPr>
      <w:r w:rsidDel="00000000" w:rsidR="00000000" w:rsidRPr="00000000">
        <w:rPr>
          <w:rFonts w:ascii="Lexend" w:cs="Lexend" w:eastAsia="Lexend" w:hAnsi="Lexend"/>
          <w:rtl w:val="0"/>
        </w:rPr>
        <w:t xml:space="preserve">&gt;&gt;&gt;test = 1</w:t>
      </w:r>
    </w:p>
    <w:p w:rsidR="00000000" w:rsidDel="00000000" w:rsidP="00000000" w:rsidRDefault="00000000" w:rsidRPr="00000000" w14:paraId="00000091">
      <w:pPr>
        <w:rPr>
          <w:rFonts w:ascii="Lexend" w:cs="Lexend" w:eastAsia="Lexend" w:hAnsi="Lexend"/>
        </w:rPr>
      </w:pPr>
      <w:r w:rsidDel="00000000" w:rsidR="00000000" w:rsidRPr="00000000">
        <w:rPr>
          <w:rFonts w:ascii="Lexend" w:cs="Lexend" w:eastAsia="Lexend" w:hAnsi="Lexend"/>
          <w:rtl w:val="0"/>
        </w:rPr>
        <w:t xml:space="preserve">&gt;&gt;&gt;TEST = 0</w:t>
      </w:r>
    </w:p>
    <w:p w:rsidR="00000000" w:rsidDel="00000000" w:rsidP="00000000" w:rsidRDefault="00000000" w:rsidRPr="00000000" w14:paraId="00000092">
      <w:pPr>
        <w:rPr>
          <w:rFonts w:ascii="Lexend" w:cs="Lexend" w:eastAsia="Lexend" w:hAnsi="Lexend"/>
        </w:rPr>
      </w:pPr>
      <w:r w:rsidDel="00000000" w:rsidR="00000000" w:rsidRPr="00000000">
        <w:rPr>
          <w:rFonts w:ascii="Lexend" w:cs="Lexend" w:eastAsia="Lexend" w:hAnsi="Lexend"/>
          <w:rtl w:val="0"/>
        </w:rPr>
        <w:t xml:space="preserve">&gt;&gt;&gt;TEST = test</w:t>
      </w:r>
    </w:p>
    <w:p w:rsidR="00000000" w:rsidDel="00000000" w:rsidP="00000000" w:rsidRDefault="00000000" w:rsidRPr="00000000" w14:paraId="00000093">
      <w:pPr>
        <w:rPr>
          <w:rFonts w:ascii="Lexend" w:cs="Lexend" w:eastAsia="Lexend" w:hAnsi="Lexend"/>
        </w:rPr>
      </w:pPr>
      <w:r w:rsidDel="00000000" w:rsidR="00000000" w:rsidRPr="00000000">
        <w:rPr>
          <w:rFonts w:ascii="Lexend" w:cs="Lexend" w:eastAsia="Lexend" w:hAnsi="Lexend"/>
          <w:rtl w:val="0"/>
        </w:rPr>
        <w:t xml:space="preserve">Que renvoie TEST ? Et test ?</w:t>
      </w:r>
    </w:p>
    <w:p w:rsidR="00000000" w:rsidDel="00000000" w:rsidP="00000000" w:rsidRDefault="00000000" w:rsidRPr="00000000" w14:paraId="00000094">
      <w:pPr>
        <w:rPr>
          <w:rFonts w:ascii="Lexend" w:cs="Lexend" w:eastAsia="Lexend" w:hAnsi="Lexend"/>
        </w:rPr>
      </w:pPr>
      <w:r w:rsidDel="00000000" w:rsidR="00000000" w:rsidRPr="00000000">
        <w:rPr>
          <w:rFonts w:ascii="Lexend" w:cs="Lexend" w:eastAsia="Lexend" w:hAnsi="Lexend"/>
          <w:rtl w:val="0"/>
        </w:rPr>
        <w:t xml:space="preserve">Quels sont les noms de variables valides ?  : </w:t>
      </w:r>
    </w:p>
    <w:p w:rsidR="00000000" w:rsidDel="00000000" w:rsidP="00000000" w:rsidRDefault="00000000" w:rsidRPr="00000000" w14:paraId="00000095">
      <w:pPr>
        <w:rPr>
          <w:rFonts w:ascii="Lexend" w:cs="Lexend" w:eastAsia="Lexend" w:hAnsi="Lexend"/>
        </w:rPr>
      </w:pPr>
      <w:r w:rsidDel="00000000" w:rsidR="00000000" w:rsidRPr="00000000">
        <w:rPr>
          <w:rFonts w:ascii="Lexend" w:cs="Lexend" w:eastAsia="Lexend" w:hAnsi="Lexend"/>
          <w:rtl w:val="0"/>
        </w:rPr>
        <w:t xml:space="preserve">ballon d’or </w:t>
      </w:r>
    </w:p>
    <w:p w:rsidR="00000000" w:rsidDel="00000000" w:rsidP="00000000" w:rsidRDefault="00000000" w:rsidRPr="00000000" w14:paraId="00000096">
      <w:pPr>
        <w:rPr>
          <w:rFonts w:ascii="Lexend" w:cs="Lexend" w:eastAsia="Lexend" w:hAnsi="Lexend"/>
        </w:rPr>
      </w:pPr>
      <w:r w:rsidDel="00000000" w:rsidR="00000000" w:rsidRPr="00000000">
        <w:rPr>
          <w:rFonts w:ascii="Lexend" w:cs="Lexend" w:eastAsia="Lexend" w:hAnsi="Lexend"/>
          <w:rtl w:val="0"/>
        </w:rPr>
        <w:tab/>
        <w:t xml:space="preserve">Ballon d’or </w:t>
      </w:r>
    </w:p>
    <w:p w:rsidR="00000000" w:rsidDel="00000000" w:rsidP="00000000" w:rsidRDefault="00000000" w:rsidRPr="00000000" w14:paraId="00000097">
      <w:pPr>
        <w:rPr>
          <w:rFonts w:ascii="Lexend" w:cs="Lexend" w:eastAsia="Lexend" w:hAnsi="Lexend"/>
        </w:rPr>
      </w:pPr>
      <w:r w:rsidDel="00000000" w:rsidR="00000000" w:rsidRPr="00000000">
        <w:rPr>
          <w:rFonts w:ascii="Lexend" w:cs="Lexend" w:eastAsia="Lexend" w:hAnsi="Lexend"/>
          <w:rtl w:val="0"/>
        </w:rPr>
        <w:tab/>
        <w:t xml:space="preserve">ballon_d’or</w:t>
      </w:r>
    </w:p>
    <w:p w:rsidR="00000000" w:rsidDel="00000000" w:rsidP="00000000" w:rsidRDefault="00000000" w:rsidRPr="00000000" w14:paraId="00000098">
      <w:pPr>
        <w:rPr>
          <w:rFonts w:ascii="Lexend" w:cs="Lexend" w:eastAsia="Lexend" w:hAnsi="Lexend"/>
        </w:rPr>
      </w:pPr>
      <w:r w:rsidDel="00000000" w:rsidR="00000000" w:rsidRPr="00000000">
        <w:rPr>
          <w:rFonts w:ascii="Lexend" w:cs="Lexend" w:eastAsia="Lexend" w:hAnsi="Lexend"/>
          <w:rtl w:val="0"/>
        </w:rPr>
        <w:tab/>
        <w:t xml:space="preserve">Ballon_d’or</w:t>
      </w:r>
    </w:p>
    <w:p w:rsidR="00000000" w:rsidDel="00000000" w:rsidP="00000000" w:rsidRDefault="00000000" w:rsidRPr="00000000" w14:paraId="00000099">
      <w:pPr>
        <w:rPr>
          <w:rFonts w:ascii="Lexend" w:cs="Lexend" w:eastAsia="Lexend" w:hAnsi="Lexend"/>
        </w:rPr>
      </w:pPr>
      <w:r w:rsidDel="00000000" w:rsidR="00000000" w:rsidRPr="00000000">
        <w:rPr>
          <w:rFonts w:ascii="Lexend" w:cs="Lexend" w:eastAsia="Lexend" w:hAnsi="Lexend"/>
          <w:rtl w:val="0"/>
        </w:rPr>
        <w:tab/>
        <w:t xml:space="preserve">ballon_d_or</w:t>
      </w:r>
    </w:p>
    <w:p w:rsidR="00000000" w:rsidDel="00000000" w:rsidP="00000000" w:rsidRDefault="00000000" w:rsidRPr="00000000" w14:paraId="0000009A">
      <w:pPr>
        <w:rPr>
          <w:rFonts w:ascii="Lexend" w:cs="Lexend" w:eastAsia="Lexend" w:hAnsi="Lexend"/>
        </w:rPr>
      </w:pPr>
      <w:r w:rsidDel="00000000" w:rsidR="00000000" w:rsidRPr="00000000">
        <w:rPr>
          <w:rFonts w:ascii="Lexend" w:cs="Lexend" w:eastAsia="Lexend" w:hAnsi="Lexend"/>
          <w:rtl w:val="0"/>
        </w:rPr>
        <w:tab/>
        <w:t xml:space="preserve">Ballon_d_or</w:t>
      </w:r>
    </w:p>
    <w:p w:rsidR="00000000" w:rsidDel="00000000" w:rsidP="00000000" w:rsidRDefault="00000000" w:rsidRPr="00000000" w14:paraId="0000009B">
      <w:pPr>
        <w:rPr>
          <w:rFonts w:ascii="Lexend" w:cs="Lexend" w:eastAsia="Lexend" w:hAnsi="Lexend"/>
        </w:rPr>
      </w:pPr>
      <w:r w:rsidDel="00000000" w:rsidR="00000000" w:rsidRPr="00000000">
        <w:rPr>
          <w:rFonts w:ascii="Lexend" w:cs="Lexend" w:eastAsia="Lexend" w:hAnsi="Lexend"/>
          <w:rtl w:val="0"/>
        </w:rPr>
        <w:tab/>
        <w:t xml:space="preserve">_ballon_d_or</w:t>
      </w:r>
    </w:p>
    <w:p w:rsidR="00000000" w:rsidDel="00000000" w:rsidP="00000000" w:rsidRDefault="00000000" w:rsidRPr="00000000" w14:paraId="0000009C">
      <w:pPr>
        <w:rPr>
          <w:rFonts w:ascii="Lexend" w:cs="Lexend" w:eastAsia="Lexend" w:hAnsi="Lexend"/>
        </w:rPr>
      </w:pPr>
      <w:r w:rsidDel="00000000" w:rsidR="00000000" w:rsidRPr="00000000">
        <w:rPr>
          <w:rFonts w:ascii="Lexend" w:cs="Lexend" w:eastAsia="Lexend" w:hAnsi="Lexend"/>
          <w:rtl w:val="0"/>
        </w:rPr>
        <w:tab/>
        <w:t xml:space="preserve">ballondor</w:t>
      </w:r>
    </w:p>
    <w:p w:rsidR="00000000" w:rsidDel="00000000" w:rsidP="00000000" w:rsidRDefault="00000000" w:rsidRPr="00000000" w14:paraId="0000009D">
      <w:pPr>
        <w:rPr>
          <w:rFonts w:ascii="Lexend" w:cs="Lexend" w:eastAsia="Lexend" w:hAnsi="Lexend"/>
        </w:rPr>
      </w:pPr>
      <w:r w:rsidDel="00000000" w:rsidR="00000000" w:rsidRPr="00000000">
        <w:rPr>
          <w:rFonts w:ascii="Lexend" w:cs="Lexend" w:eastAsia="Lexend" w:hAnsi="Lexend"/>
          <w:rtl w:val="0"/>
        </w:rPr>
        <w:tab/>
        <w:t xml:space="preserve">BallondOR</w:t>
      </w:r>
    </w:p>
    <w:p w:rsidR="00000000" w:rsidDel="00000000" w:rsidP="00000000" w:rsidRDefault="00000000" w:rsidRPr="00000000" w14:paraId="0000009E">
      <w:pPr>
        <w:rPr>
          <w:rFonts w:ascii="Lexend" w:cs="Lexend" w:eastAsia="Lexend" w:hAnsi="Lexend"/>
        </w:rPr>
      </w:pPr>
      <w:r w:rsidDel="00000000" w:rsidR="00000000" w:rsidRPr="00000000">
        <w:rPr>
          <w:rFonts w:ascii="Lexend" w:cs="Lexend" w:eastAsia="Lexend" w:hAnsi="Lexend"/>
          <w:rtl w:val="0"/>
        </w:rPr>
        <w:tab/>
        <w:t xml:space="preserve">ballon_DOR_456</w:t>
      </w:r>
    </w:p>
    <w:p w:rsidR="00000000" w:rsidDel="00000000" w:rsidP="00000000" w:rsidRDefault="00000000" w:rsidRPr="00000000" w14:paraId="0000009F">
      <w:pPr>
        <w:rPr>
          <w:rFonts w:ascii="Lexend" w:cs="Lexend" w:eastAsia="Lexend" w:hAnsi="Lexend"/>
        </w:rPr>
      </w:pPr>
      <w:r w:rsidDel="00000000" w:rsidR="00000000" w:rsidRPr="00000000">
        <w:rPr>
          <w:rFonts w:ascii="Lexend" w:cs="Lexend" w:eastAsia="Lexend" w:hAnsi="Lexend"/>
          <w:rtl w:val="0"/>
        </w:rPr>
        <w:tab/>
        <w:t xml:space="preserve">8ALLONDOR</w:t>
      </w:r>
    </w:p>
    <w:p w:rsidR="00000000" w:rsidDel="00000000" w:rsidP="00000000" w:rsidRDefault="00000000" w:rsidRPr="00000000" w14:paraId="000000A0">
      <w:pPr>
        <w:rPr>
          <w:rFonts w:ascii="Lexend" w:cs="Lexend" w:eastAsia="Lexend" w:hAnsi="Lexend"/>
        </w:rPr>
      </w:pPr>
      <w:r w:rsidDel="00000000" w:rsidR="00000000" w:rsidRPr="00000000">
        <w:rPr>
          <w:rFonts w:ascii="Lexend" w:cs="Lexend" w:eastAsia="Lexend" w:hAnsi="Lexend"/>
          <w:rtl w:val="0"/>
        </w:rPr>
        <w:tab/>
        <w:t xml:space="preserve">ballon08</w:t>
      </w:r>
    </w:p>
    <w:p w:rsidR="00000000" w:rsidDel="00000000" w:rsidP="00000000" w:rsidRDefault="00000000" w:rsidRPr="00000000" w14:paraId="000000A1">
      <w:pPr>
        <w:rPr>
          <w:rFonts w:ascii="Lexend" w:cs="Lexend" w:eastAsia="Lexend" w:hAnsi="Lexend"/>
        </w:rPr>
      </w:pPr>
      <w:r w:rsidDel="00000000" w:rsidR="00000000" w:rsidRPr="00000000">
        <w:rPr>
          <w:rtl w:val="0"/>
        </w:rPr>
      </w:r>
    </w:p>
    <w:p w:rsidR="00000000" w:rsidDel="00000000" w:rsidP="00000000" w:rsidRDefault="00000000" w:rsidRPr="00000000" w14:paraId="000000A2">
      <w:pPr>
        <w:rPr>
          <w:rFonts w:ascii="Lexend" w:cs="Lexend" w:eastAsia="Lexend" w:hAnsi="Lexend"/>
          <w:sz w:val="24"/>
          <w:szCs w:val="24"/>
        </w:rPr>
      </w:pPr>
      <w:r w:rsidDel="00000000" w:rsidR="00000000" w:rsidRPr="00000000">
        <w:rPr>
          <w:rFonts w:ascii="Lexend" w:cs="Lexend" w:eastAsia="Lexend" w:hAnsi="Lexend"/>
          <w:b w:val="1"/>
          <w:bCs w:val="1"/>
          <w:sz w:val="24"/>
          <w:szCs w:val="24"/>
          <w:u w:val="single"/>
          <w:rtl w:val="0"/>
        </w:rPr>
        <w:t xml:space="preserve">Résumé</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A3">
      <w:pPr>
        <w:rPr>
          <w:rFonts w:ascii="Lexend" w:cs="Lexend" w:eastAsia="Lexend" w:hAnsi="Lexend"/>
        </w:rPr>
      </w:pPr>
      <w:r w:rsidDel="00000000" w:rsidR="00000000" w:rsidRPr="00000000">
        <w:rPr>
          <w:rFonts w:ascii="Lexend" w:cs="Lexend" w:eastAsia="Lexend" w:hAnsi="Lexend"/>
          <w:rtl w:val="0"/>
        </w:rPr>
        <w:t xml:space="preserve">Ainsi une variable est un nom auquel on a associé une valeur. Ce nom suit différentes règles importantes pour que Python comprenne ce que l’on fait. </w:t>
      </w:r>
    </w:p>
    <w:p w:rsidR="00000000" w:rsidDel="00000000" w:rsidP="00000000" w:rsidRDefault="00000000" w:rsidRPr="00000000" w14:paraId="000000A4">
      <w:pPr>
        <w:rPr>
          <w:rFonts w:ascii="Lexend" w:cs="Lexend" w:eastAsia="Lexend" w:hAnsi="Lexend"/>
        </w:rPr>
      </w:pPr>
      <w:r w:rsidDel="00000000" w:rsidR="00000000" w:rsidRPr="00000000">
        <w:rPr>
          <w:rFonts w:ascii="Lexend" w:cs="Lexend" w:eastAsia="Lexend" w:hAnsi="Lexend"/>
          <w:rtl w:val="0"/>
        </w:rPr>
        <w:t xml:space="preserve">Pour affecter une valeur à une variable, on </w:t>
      </w:r>
      <w:r w:rsidDel="00000000" w:rsidR="00000000" w:rsidRPr="00000000">
        <w:rPr>
          <w:rFonts w:ascii="Lexend" w:cs="Lexend" w:eastAsia="Lexend" w:hAnsi="Lexend"/>
          <w:rtl w:val="0"/>
        </w:rPr>
        <w:t xml:space="preserve">utilise = avec</w:t>
      </w:r>
      <w:r w:rsidDel="00000000" w:rsidR="00000000" w:rsidRPr="00000000">
        <w:rPr>
          <w:rFonts w:ascii="Lexend" w:cs="Lexend" w:eastAsia="Lexend" w:hAnsi="Lexend"/>
          <w:rtl w:val="0"/>
        </w:rPr>
        <w:t xml:space="preserve"> le nom de la variable à gauche et la valeur à droite.</w:t>
      </w:r>
    </w:p>
    <w:p w:rsidR="00000000" w:rsidDel="00000000" w:rsidP="00000000" w:rsidRDefault="00000000" w:rsidRPr="00000000" w14:paraId="000000A5">
      <w:pPr>
        <w:rPr>
          <w:rFonts w:ascii="Lexend" w:cs="Lexend" w:eastAsia="Lexend" w:hAnsi="Lexend"/>
        </w:rPr>
      </w:pPr>
      <w:r w:rsidDel="00000000" w:rsidR="00000000" w:rsidRPr="00000000">
        <w:rPr>
          <w:rFonts w:ascii="Lexend" w:cs="Lexend" w:eastAsia="Lexend" w:hAnsi="Lexend"/>
          <w:rtl w:val="0"/>
        </w:rPr>
        <w:t xml:space="preserve">Les variables peuvent changer de contenu et lorsqu’on les appelle, elles </w:t>
      </w:r>
      <w:r w:rsidDel="00000000" w:rsidR="00000000" w:rsidRPr="00000000">
        <w:rPr>
          <w:rFonts w:ascii="Lexend" w:cs="Lexend" w:eastAsia="Lexend" w:hAnsi="Lexend"/>
          <w:rtl w:val="0"/>
        </w:rPr>
        <w:t xml:space="preserve">renvoien</w:t>
      </w:r>
      <w:r w:rsidDel="00000000" w:rsidR="00000000" w:rsidRPr="00000000">
        <w:rPr>
          <w:rFonts w:ascii="Lexend" w:cs="Lexend" w:eastAsia="Lexend" w:hAnsi="Lexend"/>
          <w:rtl w:val="0"/>
        </w:rPr>
        <w:t xml:space="preserve">t leur valeur associée qui est la dernière affectée.</w:t>
      </w:r>
    </w:p>
    <w:p w:rsidR="00000000" w:rsidDel="00000000" w:rsidP="00000000" w:rsidRDefault="00000000" w:rsidRPr="00000000" w14:paraId="000000A6">
      <w:pPr>
        <w:rPr>
          <w:rFonts w:ascii="Lexend" w:cs="Lexend" w:eastAsia="Lexend" w:hAnsi="Lexend"/>
        </w:rPr>
      </w:pPr>
      <w:r w:rsidDel="00000000" w:rsidR="00000000" w:rsidRPr="00000000">
        <w:rPr>
          <w:rtl w:val="0"/>
        </w:rPr>
      </w:r>
    </w:p>
    <w:p w:rsidR="00000000" w:rsidDel="00000000" w:rsidP="00000000" w:rsidRDefault="00000000" w:rsidRPr="00000000" w14:paraId="000000A7">
      <w:pPr>
        <w:rPr>
          <w:rFonts w:ascii="Lexend" w:cs="Lexend" w:eastAsia="Lexend" w:hAnsi="Lexend"/>
        </w:rPr>
      </w:pPr>
      <w:r w:rsidDel="00000000" w:rsidR="00000000" w:rsidRPr="00000000">
        <w:rPr>
          <w:rtl w:val="0"/>
        </w:rPr>
      </w:r>
    </w:p>
    <w:p w:rsidR="00000000" w:rsidDel="00000000" w:rsidP="00000000" w:rsidRDefault="00000000" w:rsidRPr="00000000" w14:paraId="000000A8">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rtl w:val="0"/>
        </w:rPr>
        <w:t xml:space="preserve">A présent, vous savez tout sur comment déclarer et initialiser des variables. Continuer pour découvrir les types de variables ! </w:t>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pad9xlhi0a3j"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Proposition d’améliorations</w:t>
      </w:r>
      <w:r w:rsidDel="00000000" w:rsidR="00000000" w:rsidRPr="00000000">
        <w:rPr>
          <w:rtl w:val="0"/>
        </w:rPr>
      </w:r>
    </w:p>
    <w:p w:rsidR="00000000" w:rsidDel="00000000" w:rsidP="00000000" w:rsidRDefault="00000000" w:rsidRPr="00000000" w14:paraId="000000AA">
      <w:pP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Proposition d’améliorations</w:t>
      </w:r>
    </w:p>
    <w:p w:rsidR="00000000" w:rsidDel="00000000" w:rsidP="00000000" w:rsidRDefault="00000000" w:rsidRPr="00000000" w14:paraId="000000AB">
      <w:pPr>
        <w:rPr>
          <w:rFonts w:ascii="Lexend" w:cs="Lexend" w:eastAsia="Lexend" w:hAnsi="Lexend"/>
        </w:rPr>
      </w:pPr>
      <w:r w:rsidDel="00000000" w:rsidR="00000000" w:rsidRPr="00000000">
        <w:rPr>
          <w:rtl w:val="0"/>
        </w:rPr>
      </w:r>
    </w:p>
    <w:p w:rsidR="00000000" w:rsidDel="00000000" w:rsidP="00000000" w:rsidRDefault="00000000" w:rsidRPr="00000000" w14:paraId="000000AC">
      <w:pPr>
        <w:spacing w:after="60" w:lineRule="auto"/>
        <w:jc w:val="center"/>
        <w:rPr>
          <w:rFonts w:ascii="Lexend" w:cs="Lexend" w:eastAsia="Lexend" w:hAnsi="Lexend"/>
          <w:color w:val="85200c"/>
          <w:sz w:val="32"/>
          <w:szCs w:val="32"/>
        </w:rPr>
      </w:pPr>
      <w:r w:rsidDel="00000000" w:rsidR="00000000" w:rsidRPr="00000000">
        <w:rPr>
          <w:rFonts w:ascii="Lexend" w:cs="Lexend" w:eastAsia="Lexend" w:hAnsi="Lexend"/>
          <w:color w:val="85200c"/>
          <w:sz w:val="32"/>
          <w:szCs w:val="32"/>
          <w:rtl w:val="0"/>
        </w:rPr>
        <w:t xml:space="preserve">Chapitre 1 - Partie 1 : les variables</w:t>
      </w:r>
    </w:p>
    <w:p w:rsidR="00000000" w:rsidDel="00000000" w:rsidP="00000000" w:rsidRDefault="00000000" w:rsidRPr="00000000" w14:paraId="000000A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AE">
      <w:pPr>
        <w:rPr>
          <w:rFonts w:ascii="Lexend" w:cs="Lexend" w:eastAsia="Lexend" w:hAnsi="Lexend"/>
        </w:rPr>
      </w:pPr>
      <w:r w:rsidDel="00000000" w:rsidR="00000000" w:rsidRPr="00000000">
        <w:rPr>
          <w:rFonts w:ascii="Lexend" w:cs="Lexend" w:eastAsia="Lexend" w:hAnsi="Lexend"/>
          <w:rtl w:val="0"/>
        </w:rPr>
        <w:t xml:space="preserve">En Python, une variable est un identifiant (une étiquette</w:t>
      </w:r>
      <w:r w:rsidDel="00000000" w:rsidR="00000000" w:rsidRPr="00000000">
        <w:rPr>
          <w:rFonts w:ascii="Lexend" w:cs="Lexend" w:eastAsia="Lexend" w:hAnsi="Lexend"/>
          <w:sz w:val="16"/>
          <w:szCs w:val="16"/>
          <w:rtl w:val="0"/>
        </w:rPr>
        <w:t xml:space="preserve">[BM1] </w:t>
      </w:r>
      <w:r w:rsidDel="00000000" w:rsidR="00000000" w:rsidRPr="00000000">
        <w:rPr>
          <w:rFonts w:ascii="Lexend" w:cs="Lexend" w:eastAsia="Lexend" w:hAnsi="Lexend"/>
          <w:rtl w:val="0"/>
        </w:rPr>
        <w:t xml:space="preserve">). En effet, une variable est un nom qui donne accès à un espace réservé dans la mémoire d’un ordinateur</w:t>
      </w:r>
      <w:r w:rsidDel="00000000" w:rsidR="00000000" w:rsidRPr="00000000">
        <w:rPr>
          <w:rFonts w:ascii="Lexend" w:cs="Lexend" w:eastAsia="Lexend" w:hAnsi="Lexend"/>
          <w:sz w:val="16"/>
          <w:szCs w:val="16"/>
          <w:rtl w:val="0"/>
        </w:rPr>
        <w:t xml:space="preserve">[BM2] </w:t>
      </w:r>
      <w:r w:rsidDel="00000000" w:rsidR="00000000" w:rsidRPr="00000000">
        <w:rPr>
          <w:rFonts w:ascii="Lexend" w:cs="Lexend" w:eastAsia="Lexend" w:hAnsi="Lexend"/>
          <w:rtl w:val="0"/>
        </w:rPr>
        <w:t xml:space="preserve">. On peut comparer l'espace mémoire d'un ordinateur à un espace de stockage. Dans les deux cas, lorsque l'on veut ranger quelque chose dans l'espace (une valeur en informatique), il faut le placer dans une boîte. Cette boîte est appelée variable. </w:t>
      </w:r>
    </w:p>
    <w:p w:rsidR="00000000" w:rsidDel="00000000" w:rsidP="00000000" w:rsidRDefault="00000000" w:rsidRPr="00000000" w14:paraId="000000AF">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B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B1">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B2">
      <w:pPr>
        <w:rPr>
          <w:rFonts w:ascii="Lexend" w:cs="Lexend" w:eastAsia="Lexend" w:hAnsi="Lexend"/>
          <w:color w:val="4ea72e"/>
        </w:rPr>
      </w:pPr>
      <w:r w:rsidDel="00000000" w:rsidR="00000000" w:rsidRPr="00000000">
        <w:rPr>
          <w:rFonts w:ascii="Lexend" w:cs="Lexend" w:eastAsia="Lexend" w:hAnsi="Lexend"/>
          <w:color w:val="4ea72e"/>
          <w:rtl w:val="0"/>
        </w:rPr>
        <w:t xml:space="preserve">&gt;&gt;&gt; a = 5</w:t>
      </w:r>
    </w:p>
    <w:p w:rsidR="00000000" w:rsidDel="00000000" w:rsidP="00000000" w:rsidRDefault="00000000" w:rsidRPr="00000000" w14:paraId="000000B3">
      <w:pPr>
        <w:rPr>
          <w:rFonts w:ascii="Lexend" w:cs="Lexend" w:eastAsia="Lexend" w:hAnsi="Lexend"/>
          <w:color w:val="4ea72e"/>
        </w:rPr>
      </w:pPr>
      <w:r w:rsidDel="00000000" w:rsidR="00000000" w:rsidRPr="00000000">
        <w:rPr>
          <w:rFonts w:ascii="Lexend" w:cs="Lexend" w:eastAsia="Lexend" w:hAnsi="Lexend"/>
          <w:color w:val="4ea72e"/>
          <w:rtl w:val="0"/>
        </w:rPr>
        <w:t xml:space="preserve"> </w:t>
      </w:r>
    </w:p>
    <w:p w:rsidR="00000000" w:rsidDel="00000000" w:rsidP="00000000" w:rsidRDefault="00000000" w:rsidRPr="00000000" w14:paraId="000000B4">
      <w:pPr>
        <w:rPr>
          <w:rFonts w:ascii="Lexend" w:cs="Lexend" w:eastAsia="Lexend" w:hAnsi="Lexend"/>
          <w:color w:val="4ea72e"/>
        </w:rPr>
      </w:pPr>
      <w:r w:rsidDel="00000000" w:rsidR="00000000" w:rsidRPr="00000000">
        <w:rPr>
          <w:rFonts w:ascii="Lexend" w:cs="Lexend" w:eastAsia="Lexend" w:hAnsi="Lexend"/>
          <w:color w:val="4ea72e"/>
          <w:rtl w:val="0"/>
        </w:rPr>
        <w:t xml:space="preserve">Cette ligne de code c’est : </w:t>
      </w:r>
      <w:r w:rsidDel="00000000" w:rsidR="00000000" w:rsidRPr="00000000">
        <w:rPr>
          <w:rFonts w:ascii="Lexend" w:cs="Lexend" w:eastAsia="Lexend" w:hAnsi="Lexend"/>
          <w:b w:val="1"/>
          <w:bCs w:val="1"/>
          <w:color w:val="4ea72e"/>
          <w:rtl w:val="0"/>
        </w:rPr>
        <w:t xml:space="preserve">l’affectation d’une variable</w:t>
      </w:r>
      <w:r w:rsidDel="00000000" w:rsidR="00000000" w:rsidRPr="00000000">
        <w:rPr>
          <w:rFonts w:ascii="Lexend" w:cs="Lexend" w:eastAsia="Lexend" w:hAnsi="Lexend"/>
          <w:color w:val="4ea72e"/>
          <w:rtl w:val="0"/>
        </w:rPr>
        <w:t xml:space="preserve">.</w:t>
      </w:r>
    </w:p>
    <w:p w:rsidR="00000000" w:rsidDel="00000000" w:rsidP="00000000" w:rsidRDefault="00000000" w:rsidRPr="00000000" w14:paraId="000000B5">
      <w:pPr>
        <w:rPr>
          <w:rFonts w:ascii="Lexend" w:cs="Lexend" w:eastAsia="Lexend" w:hAnsi="Lexend"/>
          <w:color w:val="4ea72e"/>
        </w:rPr>
      </w:pPr>
      <w:r w:rsidDel="00000000" w:rsidR="00000000" w:rsidRPr="00000000">
        <w:rPr>
          <w:rFonts w:ascii="Lexend" w:cs="Lexend" w:eastAsia="Lexend" w:hAnsi="Lexend"/>
          <w:color w:val="4ea72e"/>
          <w:rtl w:val="0"/>
        </w:rPr>
        <w:t xml:space="preserve">On a créé une « boite » qui s’appelle « a » dans laquelle on peut ranger un truc.</w:t>
      </w:r>
    </w:p>
    <w:p w:rsidR="00000000" w:rsidDel="00000000" w:rsidP="00000000" w:rsidRDefault="00000000" w:rsidRPr="00000000" w14:paraId="000000B6">
      <w:pPr>
        <w:rPr>
          <w:rFonts w:ascii="Lexend" w:cs="Lexend" w:eastAsia="Lexend" w:hAnsi="Lexend"/>
          <w:color w:val="4ea72e"/>
        </w:rPr>
      </w:pPr>
      <w:r w:rsidDel="00000000" w:rsidR="00000000" w:rsidRPr="00000000">
        <w:rPr>
          <w:rFonts w:ascii="Lexend" w:cs="Lexend" w:eastAsia="Lexend" w:hAnsi="Lexend"/>
          <w:color w:val="4ea72e"/>
          <w:rtl w:val="0"/>
        </w:rPr>
        <w:t xml:space="preserve">Et ici on y a rangé l’entier 5.</w:t>
      </w:r>
    </w:p>
    <w:p w:rsidR="00000000" w:rsidDel="00000000" w:rsidP="00000000" w:rsidRDefault="00000000" w:rsidRPr="00000000" w14:paraId="000000B7">
      <w:pPr>
        <w:rPr>
          <w:rFonts w:ascii="Lexend" w:cs="Lexend" w:eastAsia="Lexend" w:hAnsi="Lexend"/>
          <w:color w:val="4ea72e"/>
        </w:rPr>
      </w:pPr>
      <w:r w:rsidDel="00000000" w:rsidR="00000000" w:rsidRPr="00000000">
        <w:rPr>
          <w:rFonts w:ascii="Lexend" w:cs="Lexend" w:eastAsia="Lexend" w:hAnsi="Lexend"/>
          <w:color w:val="4ea72e"/>
          <w:rtl w:val="0"/>
        </w:rPr>
        <w:t xml:space="preserve">« a » c’est la </w:t>
      </w:r>
      <w:r w:rsidDel="00000000" w:rsidR="00000000" w:rsidRPr="00000000">
        <w:rPr>
          <w:rFonts w:ascii="Lexend" w:cs="Lexend" w:eastAsia="Lexend" w:hAnsi="Lexend"/>
          <w:b w:val="1"/>
          <w:bCs w:val="1"/>
          <w:color w:val="4ea72e"/>
          <w:rtl w:val="0"/>
        </w:rPr>
        <w:t xml:space="preserve">variable</w:t>
      </w:r>
      <w:r w:rsidDel="00000000" w:rsidR="00000000" w:rsidRPr="00000000">
        <w:rPr>
          <w:rFonts w:ascii="Lexend" w:cs="Lexend" w:eastAsia="Lexend" w:hAnsi="Lexend"/>
          <w:color w:val="4ea72e"/>
          <w:rtl w:val="0"/>
        </w:rPr>
        <w:t xml:space="preserve"> et « 5 » c’est son </w:t>
      </w:r>
      <w:r w:rsidDel="00000000" w:rsidR="00000000" w:rsidRPr="00000000">
        <w:rPr>
          <w:rFonts w:ascii="Lexend" w:cs="Lexend" w:eastAsia="Lexend" w:hAnsi="Lexend"/>
          <w:b w:val="1"/>
          <w:bCs w:val="1"/>
          <w:color w:val="4ea72e"/>
          <w:rtl w:val="0"/>
        </w:rPr>
        <w:t xml:space="preserve">contenu</w:t>
      </w:r>
      <w:r w:rsidDel="00000000" w:rsidR="00000000" w:rsidRPr="00000000">
        <w:rPr>
          <w:rFonts w:ascii="Lexend" w:cs="Lexend" w:eastAsia="Lexend" w:hAnsi="Lexend"/>
          <w:color w:val="4ea72e"/>
          <w:rtl w:val="0"/>
        </w:rPr>
        <w:t xml:space="preserve">.</w:t>
      </w:r>
    </w:p>
    <w:p w:rsidR="00000000" w:rsidDel="00000000" w:rsidP="00000000" w:rsidRDefault="00000000" w:rsidRPr="00000000" w14:paraId="000000B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B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BA">
      <w:pPr>
        <w:rPr>
          <w:rFonts w:ascii="Lexend" w:cs="Lexend" w:eastAsia="Lexend" w:hAnsi="Lexend"/>
        </w:rPr>
      </w:pPr>
      <w:r w:rsidDel="00000000" w:rsidR="00000000" w:rsidRPr="00000000">
        <w:rPr>
          <w:rFonts w:ascii="Lexend" w:cs="Lexend" w:eastAsia="Lexend" w:hAnsi="Lexend"/>
          <w:b w:val="1"/>
          <w:bCs w:val="1"/>
          <w:rtl w:val="0"/>
        </w:rPr>
        <w:t xml:space="preserve">Manipulation des variables</w:t>
      </w:r>
      <w:r w:rsidDel="00000000" w:rsidR="00000000" w:rsidRPr="00000000">
        <w:rPr>
          <w:rFonts w:ascii="Lexend" w:cs="Lexend" w:eastAsia="Lexend" w:hAnsi="Lexend"/>
          <w:rtl w:val="0"/>
        </w:rPr>
        <w:t xml:space="preserve"> :</w:t>
      </w:r>
    </w:p>
    <w:p w:rsidR="00000000" w:rsidDel="00000000" w:rsidP="00000000" w:rsidRDefault="00000000" w:rsidRPr="00000000" w14:paraId="000000BB">
      <w:pPr>
        <w:rPr>
          <w:rFonts w:ascii="Lexend" w:cs="Lexend" w:eastAsia="Lexend" w:hAnsi="Lexend"/>
        </w:rPr>
      </w:pPr>
      <w:r w:rsidDel="00000000" w:rsidR="00000000" w:rsidRPr="00000000">
        <w:rPr>
          <w:rFonts w:ascii="Lexend" w:cs="Lexend" w:eastAsia="Lexend" w:hAnsi="Lexend"/>
          <w:rtl w:val="0"/>
        </w:rPr>
        <w:t xml:space="preserve">Lorsque l'on écrit un code, on souhaite en général manipuler le contenu des variables.</w:t>
      </w:r>
    </w:p>
    <w:p w:rsidR="00000000" w:rsidDel="00000000" w:rsidP="00000000" w:rsidRDefault="00000000" w:rsidRPr="00000000" w14:paraId="000000BC">
      <w:pPr>
        <w:rPr>
          <w:rFonts w:ascii="Lexend" w:cs="Lexend" w:eastAsia="Lexend" w:hAnsi="Lexend"/>
        </w:rPr>
      </w:pPr>
      <w:r w:rsidDel="00000000" w:rsidR="00000000" w:rsidRPr="00000000">
        <w:rPr>
          <w:rFonts w:ascii="Lexend" w:cs="Lexend" w:eastAsia="Lexend" w:hAnsi="Lexend"/>
          <w:rtl w:val="0"/>
        </w:rPr>
        <w:t xml:space="preserve">L’action d’associer une variable et un contenu (càd le contenu de l'espace réservé) s’appelle l’affectation (=instruction). Pour affecter une valeur ou changer le contenu d'une variable, on utilise l'opérateur = . L'opération d’affection se fait toujours dans le même sens : le nom de la variable à gauche et le contenu à droite.</w:t>
      </w:r>
    </w:p>
    <w:p w:rsidR="00000000" w:rsidDel="00000000" w:rsidP="00000000" w:rsidRDefault="00000000" w:rsidRPr="00000000" w14:paraId="000000BD">
      <w:pPr>
        <w:rPr>
          <w:rFonts w:ascii="Lexend" w:cs="Lexend" w:eastAsia="Lexend" w:hAnsi="Lexend"/>
          <w:color w:val="666666"/>
        </w:rPr>
      </w:pPr>
      <w:r w:rsidDel="00000000" w:rsidR="00000000" w:rsidRPr="00000000">
        <w:rPr>
          <w:rFonts w:ascii="Lexend" w:cs="Lexend" w:eastAsia="Lexend" w:hAnsi="Lexend"/>
          <w:i w:val="1"/>
          <w:iCs w:val="1"/>
          <w:color w:val="666666"/>
          <w:rtl w:val="0"/>
        </w:rPr>
        <w:t xml:space="preserve">Exemple</w:t>
      </w:r>
      <w:r w:rsidDel="00000000" w:rsidR="00000000" w:rsidRPr="00000000">
        <w:rPr>
          <w:rFonts w:ascii="Lexend" w:cs="Lexend" w:eastAsia="Lexend" w:hAnsi="Lexend"/>
          <w:color w:val="666666"/>
          <w:rtl w:val="0"/>
        </w:rPr>
        <w:t xml:space="preserve"> : si on souhaite créer une variable x et que on veut lui attribuer la valeur 2, on </w:t>
      </w:r>
    </w:p>
    <w:p w:rsidR="00000000" w:rsidDel="00000000" w:rsidP="00000000" w:rsidRDefault="00000000" w:rsidRPr="00000000" w14:paraId="000000BE">
      <w:pPr>
        <w:rPr>
          <w:rFonts w:ascii="Lexend" w:cs="Lexend" w:eastAsia="Lexend" w:hAnsi="Lexend"/>
          <w:color w:val="666666"/>
        </w:rPr>
      </w:pPr>
      <w:r w:rsidDel="00000000" w:rsidR="00000000" w:rsidRPr="00000000">
        <w:rPr>
          <w:rFonts w:ascii="Lexend" w:cs="Lexend" w:eastAsia="Lexend" w:hAnsi="Lexend"/>
          <w:color w:val="666666"/>
          <w:rtl w:val="0"/>
        </w:rPr>
        <w:t xml:space="preserve">écrit : </w:t>
      </w:r>
    </w:p>
    <w:p w:rsidR="00000000" w:rsidDel="00000000" w:rsidP="00000000" w:rsidRDefault="00000000" w:rsidRPr="00000000" w14:paraId="000000BF">
      <w:pPr>
        <w:rPr>
          <w:rFonts w:ascii="Lexend" w:cs="Lexend" w:eastAsia="Lexend" w:hAnsi="Lexend"/>
          <w:color w:val="666666"/>
        </w:rPr>
      </w:pPr>
      <w:r w:rsidDel="00000000" w:rsidR="00000000" w:rsidRPr="00000000">
        <w:rPr>
          <w:rFonts w:ascii="Lexend" w:cs="Lexend" w:eastAsia="Lexend" w:hAnsi="Lexend"/>
          <w:color w:val="666666"/>
          <w:rtl w:val="0"/>
        </w:rPr>
        <w:t xml:space="preserve">&gt;&gt;&gt; x=2</w:t>
      </w:r>
    </w:p>
    <w:p w:rsidR="00000000" w:rsidDel="00000000" w:rsidP="00000000" w:rsidRDefault="00000000" w:rsidRPr="00000000" w14:paraId="000000C0">
      <w:pPr>
        <w:rPr>
          <w:rFonts w:ascii="Lexend" w:cs="Lexend" w:eastAsia="Lexend" w:hAnsi="Lexend"/>
          <w:color w:val="666666"/>
        </w:rPr>
      </w:pPr>
      <w:r w:rsidDel="00000000" w:rsidR="00000000" w:rsidRPr="00000000">
        <w:rPr>
          <w:rFonts w:ascii="Lexend" w:cs="Lexend" w:eastAsia="Lexend" w:hAnsi="Lexend"/>
          <w:color w:val="666666"/>
          <w:rtl w:val="0"/>
        </w:rPr>
        <w:t xml:space="preserve"> </w:t>
      </w:r>
    </w:p>
    <w:p w:rsidR="00000000" w:rsidDel="00000000" w:rsidP="00000000" w:rsidRDefault="00000000" w:rsidRPr="00000000" w14:paraId="000000C1">
      <w:pPr>
        <w:rPr>
          <w:rFonts w:ascii="Lexend" w:cs="Lexend" w:eastAsia="Lexend" w:hAnsi="Lexend"/>
          <w:color w:val="666666"/>
        </w:rPr>
      </w:pPr>
      <w:r w:rsidDel="00000000" w:rsidR="00000000" w:rsidRPr="00000000">
        <w:rPr>
          <w:rFonts w:ascii="Lexend" w:cs="Lexend" w:eastAsia="Lexend" w:hAnsi="Lexend"/>
          <w:color w:val="666666"/>
          <w:rtl w:val="0"/>
        </w:rPr>
        <w:t xml:space="preserve"> </w:t>
      </w:r>
    </w:p>
    <w:p w:rsidR="00000000" w:rsidDel="00000000" w:rsidP="00000000" w:rsidRDefault="00000000" w:rsidRPr="00000000" w14:paraId="000000C2">
      <w:pPr>
        <w:rPr>
          <w:rFonts w:ascii="Lexend" w:cs="Lexend" w:eastAsia="Lexend" w:hAnsi="Lexend"/>
          <w:color w:val="4ea72e"/>
        </w:rPr>
      </w:pPr>
      <w:r w:rsidDel="00000000" w:rsidR="00000000" w:rsidRPr="00000000">
        <w:rPr>
          <w:rFonts w:ascii="Lexend" w:cs="Lexend" w:eastAsia="Lexend" w:hAnsi="Lexend"/>
          <w:color w:val="4ea72e"/>
          <w:rtl w:val="0"/>
        </w:rPr>
        <w:t xml:space="preserve">Le but quand on écrit du code c’est de manipuler le contenu des variables.</w:t>
      </w:r>
    </w:p>
    <w:p w:rsidR="00000000" w:rsidDel="00000000" w:rsidP="00000000" w:rsidRDefault="00000000" w:rsidRPr="00000000" w14:paraId="000000C3">
      <w:pPr>
        <w:rPr>
          <w:rFonts w:ascii="Lexend" w:cs="Lexend" w:eastAsia="Lexend" w:hAnsi="Lexend"/>
          <w:color w:val="4ea72e"/>
        </w:rPr>
      </w:pPr>
      <w:r w:rsidDel="00000000" w:rsidR="00000000" w:rsidRPr="00000000">
        <w:rPr>
          <w:rFonts w:ascii="Lexend" w:cs="Lexend" w:eastAsia="Lexend" w:hAnsi="Lexend"/>
          <w:color w:val="4ea72e"/>
          <w:rtl w:val="0"/>
        </w:rPr>
        <w:t xml:space="preserve">Pour manipuler les variables on utilise </w:t>
      </w:r>
      <w:r w:rsidDel="00000000" w:rsidR="00000000" w:rsidRPr="00000000">
        <w:rPr>
          <w:rFonts w:ascii="Lexend" w:cs="Lexend" w:eastAsia="Lexend" w:hAnsi="Lexend"/>
          <w:b w:val="1"/>
          <w:bCs w:val="1"/>
          <w:color w:val="4ea72e"/>
          <w:rtl w:val="0"/>
        </w:rPr>
        <w:t xml:space="preserve">l’affectation. </w:t>
      </w:r>
      <w:r w:rsidDel="00000000" w:rsidR="00000000" w:rsidRPr="00000000">
        <w:rPr>
          <w:rFonts w:ascii="Lexend" w:cs="Lexend" w:eastAsia="Lexend" w:hAnsi="Lexend"/>
          <w:color w:val="4ea72e"/>
          <w:rtl w:val="0"/>
        </w:rPr>
        <w:t xml:space="preserve">C’est le fait de donner un contenu à une </w:t>
      </w:r>
      <w:r w:rsidDel="00000000" w:rsidR="00000000" w:rsidRPr="00000000">
        <w:rPr>
          <w:rFonts w:ascii="Lexend" w:cs="Lexend" w:eastAsia="Lexend" w:hAnsi="Lexend"/>
          <w:b w:val="1"/>
          <w:bCs w:val="1"/>
          <w:color w:val="4ea72e"/>
          <w:rtl w:val="0"/>
        </w:rPr>
        <w:t xml:space="preserve">variable </w:t>
      </w:r>
      <w:r w:rsidDel="00000000" w:rsidR="00000000" w:rsidRPr="00000000">
        <w:rPr>
          <w:rFonts w:ascii="Lexend" w:cs="Lexend" w:eastAsia="Lexend" w:hAnsi="Lexend"/>
          <w:color w:val="4ea72e"/>
          <w:rtl w:val="0"/>
        </w:rPr>
        <w:t xml:space="preserve">:</w:t>
      </w:r>
    </w:p>
    <w:p w:rsidR="00000000" w:rsidDel="00000000" w:rsidP="00000000" w:rsidRDefault="00000000" w:rsidRPr="00000000" w14:paraId="000000C4">
      <w:pPr>
        <w:ind w:left="1420" w:hanging="360"/>
        <w:rPr>
          <w:rFonts w:ascii="Lexend" w:cs="Lexend" w:eastAsia="Lexend" w:hAnsi="Lexend"/>
          <w:color w:val="4ea72e"/>
        </w:rPr>
      </w:pPr>
      <w:r w:rsidDel="00000000" w:rsidR="00000000" w:rsidRPr="00000000">
        <w:rPr>
          <w:rFonts w:ascii="Lexend" w:cs="Lexend" w:eastAsia="Lexend" w:hAnsi="Lexend"/>
          <w:color w:val="4ea72e"/>
          <w:rtl w:val="0"/>
        </w:rPr>
        <w:t xml:space="preserve">è</w:t>
      </w:r>
      <w:r w:rsidDel="00000000" w:rsidR="00000000" w:rsidRPr="00000000">
        <w:rPr>
          <w:rFonts w:ascii="Lexend" w:cs="Lexend" w:eastAsia="Lexend" w:hAnsi="Lexend"/>
          <w:color w:val="4ea72e"/>
          <w:sz w:val="14"/>
          <w:szCs w:val="14"/>
          <w:rtl w:val="0"/>
        </w:rPr>
        <w:t xml:space="preserve"> </w:t>
      </w:r>
      <w:r w:rsidDel="00000000" w:rsidR="00000000" w:rsidRPr="00000000">
        <w:rPr>
          <w:rFonts w:ascii="Lexend" w:cs="Lexend" w:eastAsia="Lexend" w:hAnsi="Lexend"/>
          <w:color w:val="4ea72e"/>
          <w:rtl w:val="0"/>
        </w:rPr>
        <w:t xml:space="preserve">On utilise toujours « = »</w:t>
      </w:r>
    </w:p>
    <w:p w:rsidR="00000000" w:rsidDel="00000000" w:rsidP="00000000" w:rsidRDefault="00000000" w:rsidRPr="00000000" w14:paraId="000000C5">
      <w:pPr>
        <w:ind w:left="1420" w:hanging="360"/>
        <w:rPr>
          <w:rFonts w:ascii="Lexend" w:cs="Lexend" w:eastAsia="Lexend" w:hAnsi="Lexend"/>
          <w:b w:val="1"/>
          <w:bCs w:val="1"/>
          <w:color w:val="4ea72e"/>
        </w:rPr>
      </w:pPr>
      <w:r w:rsidDel="00000000" w:rsidR="00000000" w:rsidRPr="00000000">
        <w:rPr>
          <w:rFonts w:ascii="Lexend" w:cs="Lexend" w:eastAsia="Lexend" w:hAnsi="Lexend"/>
          <w:color w:val="4ea72e"/>
          <w:rtl w:val="0"/>
        </w:rPr>
        <w:t xml:space="preserve">è</w:t>
      </w:r>
      <w:r w:rsidDel="00000000" w:rsidR="00000000" w:rsidRPr="00000000">
        <w:rPr>
          <w:rFonts w:ascii="Lexend" w:cs="Lexend" w:eastAsia="Lexend" w:hAnsi="Lexend"/>
          <w:color w:val="4ea72e"/>
          <w:sz w:val="14"/>
          <w:szCs w:val="14"/>
          <w:rtl w:val="0"/>
        </w:rPr>
        <w:t xml:space="preserve"> </w:t>
      </w:r>
      <w:r w:rsidDel="00000000" w:rsidR="00000000" w:rsidRPr="00000000">
        <w:rPr>
          <w:rFonts w:ascii="Lexend" w:cs="Lexend" w:eastAsia="Lexend" w:hAnsi="Lexend"/>
          <w:color w:val="4ea72e"/>
          <w:rtl w:val="0"/>
        </w:rPr>
        <w:t xml:space="preserve">On met toujours la </w:t>
      </w:r>
      <w:r w:rsidDel="00000000" w:rsidR="00000000" w:rsidRPr="00000000">
        <w:rPr>
          <w:rFonts w:ascii="Lexend" w:cs="Lexend" w:eastAsia="Lexend" w:hAnsi="Lexend"/>
          <w:b w:val="1"/>
          <w:bCs w:val="1"/>
          <w:color w:val="4ea72e"/>
          <w:rtl w:val="0"/>
        </w:rPr>
        <w:t xml:space="preserve">variable</w:t>
      </w:r>
      <w:r w:rsidDel="00000000" w:rsidR="00000000" w:rsidRPr="00000000">
        <w:rPr>
          <w:rFonts w:ascii="Lexend" w:cs="Lexend" w:eastAsia="Lexend" w:hAnsi="Lexend"/>
          <w:color w:val="4ea72e"/>
          <w:rtl w:val="0"/>
        </w:rPr>
        <w:t xml:space="preserve"> </w:t>
      </w:r>
      <w:r w:rsidDel="00000000" w:rsidR="00000000" w:rsidRPr="00000000">
        <w:rPr>
          <w:rFonts w:ascii="Lexend" w:cs="Lexend" w:eastAsia="Lexend" w:hAnsi="Lexend"/>
          <w:b w:val="1"/>
          <w:bCs w:val="1"/>
          <w:color w:val="4ea72e"/>
          <w:rtl w:val="0"/>
        </w:rPr>
        <w:t xml:space="preserve">à gauche</w:t>
      </w:r>
    </w:p>
    <w:p w:rsidR="00000000" w:rsidDel="00000000" w:rsidP="00000000" w:rsidRDefault="00000000" w:rsidRPr="00000000" w14:paraId="000000C6">
      <w:pPr>
        <w:ind w:left="1420" w:hanging="360"/>
        <w:rPr>
          <w:rFonts w:ascii="Lexend" w:cs="Lexend" w:eastAsia="Lexend" w:hAnsi="Lexend"/>
          <w:color w:val="4ea72e"/>
        </w:rPr>
      </w:pPr>
      <w:r w:rsidDel="00000000" w:rsidR="00000000" w:rsidRPr="00000000">
        <w:rPr>
          <w:rFonts w:ascii="Lexend" w:cs="Lexend" w:eastAsia="Lexend" w:hAnsi="Lexend"/>
          <w:color w:val="4ea72e"/>
          <w:rtl w:val="0"/>
        </w:rPr>
        <w:t xml:space="preserve">è</w:t>
      </w:r>
      <w:r w:rsidDel="00000000" w:rsidR="00000000" w:rsidRPr="00000000">
        <w:rPr>
          <w:rFonts w:ascii="Lexend" w:cs="Lexend" w:eastAsia="Lexend" w:hAnsi="Lexend"/>
          <w:color w:val="4ea72e"/>
          <w:sz w:val="14"/>
          <w:szCs w:val="14"/>
          <w:rtl w:val="0"/>
        </w:rPr>
        <w:t xml:space="preserve"> </w:t>
      </w:r>
      <w:r w:rsidDel="00000000" w:rsidR="00000000" w:rsidRPr="00000000">
        <w:rPr>
          <w:rFonts w:ascii="Lexend" w:cs="Lexend" w:eastAsia="Lexend" w:hAnsi="Lexend"/>
          <w:color w:val="4ea72e"/>
          <w:rtl w:val="0"/>
        </w:rPr>
        <w:t xml:space="preserve">On met toujours le </w:t>
      </w:r>
      <w:r w:rsidDel="00000000" w:rsidR="00000000" w:rsidRPr="00000000">
        <w:rPr>
          <w:rFonts w:ascii="Lexend" w:cs="Lexend" w:eastAsia="Lexend" w:hAnsi="Lexend"/>
          <w:b w:val="1"/>
          <w:bCs w:val="1"/>
          <w:color w:val="4ea72e"/>
          <w:rtl w:val="0"/>
        </w:rPr>
        <w:t xml:space="preserve">contenu à droite</w:t>
      </w:r>
      <w:r w:rsidDel="00000000" w:rsidR="00000000" w:rsidRPr="00000000">
        <w:rPr>
          <w:rFonts w:ascii="Lexend" w:cs="Lexend" w:eastAsia="Lexend" w:hAnsi="Lexend"/>
          <w:color w:val="4ea72e"/>
          <w:rtl w:val="0"/>
        </w:rPr>
        <w:t xml:space="preserve">.</w:t>
      </w:r>
    </w:p>
    <w:p w:rsidR="00000000" w:rsidDel="00000000" w:rsidP="00000000" w:rsidRDefault="00000000" w:rsidRPr="00000000" w14:paraId="000000C7">
      <w:pPr>
        <w:rPr>
          <w:rFonts w:ascii="Lexend" w:cs="Lexend" w:eastAsia="Lexend" w:hAnsi="Lexend"/>
          <w:color w:val="4ea72e"/>
        </w:rPr>
      </w:pPr>
      <w:r w:rsidDel="00000000" w:rsidR="00000000" w:rsidRPr="00000000">
        <w:rPr>
          <w:rFonts w:ascii="Lexend" w:cs="Lexend" w:eastAsia="Lexend" w:hAnsi="Lexend"/>
          <w:color w:val="4ea72e"/>
          <w:rtl w:val="0"/>
        </w:rPr>
        <w:t xml:space="preserve"> </w:t>
      </w:r>
    </w:p>
    <w:p w:rsidR="00000000" w:rsidDel="00000000" w:rsidP="00000000" w:rsidRDefault="00000000" w:rsidRPr="00000000" w14:paraId="000000C8">
      <w:pPr>
        <w:rPr>
          <w:rFonts w:ascii="Lexend" w:cs="Lexend" w:eastAsia="Lexend" w:hAnsi="Lexend"/>
          <w:color w:val="4ea72e"/>
        </w:rPr>
      </w:pPr>
      <w:r w:rsidDel="00000000" w:rsidR="00000000" w:rsidRPr="00000000">
        <w:rPr>
          <w:rFonts w:ascii="Lexend" w:cs="Lexend" w:eastAsia="Lexend" w:hAnsi="Lexend"/>
          <w:color w:val="4ea72e"/>
          <w:rtl w:val="0"/>
        </w:rPr>
        <w:t xml:space="preserve">Exemple : si on souhaite créer une variable x et que on veut lui attribuer la valeur 2, on écrit :</w:t>
      </w:r>
    </w:p>
    <w:p w:rsidR="00000000" w:rsidDel="00000000" w:rsidP="00000000" w:rsidRDefault="00000000" w:rsidRPr="00000000" w14:paraId="000000C9">
      <w:pPr>
        <w:rPr>
          <w:rFonts w:ascii="Lexend" w:cs="Lexend" w:eastAsia="Lexend" w:hAnsi="Lexend"/>
          <w:color w:val="4ea72e"/>
        </w:rPr>
      </w:pPr>
      <w:r w:rsidDel="00000000" w:rsidR="00000000" w:rsidRPr="00000000">
        <w:rPr>
          <w:rFonts w:ascii="Lexend" w:cs="Lexend" w:eastAsia="Lexend" w:hAnsi="Lexend"/>
          <w:color w:val="4ea72e"/>
          <w:rtl w:val="0"/>
        </w:rPr>
        <w:t xml:space="preserve">&gt;&gt;&gt; x=2</w:t>
      </w:r>
    </w:p>
    <w:p w:rsidR="00000000" w:rsidDel="00000000" w:rsidP="00000000" w:rsidRDefault="00000000" w:rsidRPr="00000000" w14:paraId="000000CA">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160" w:line="301.09090909090907" w:lineRule="auto"/>
        <w:rPr>
          <w:rFonts w:ascii="Lexend" w:cs="Lexend" w:eastAsia="Lexend" w:hAnsi="Lexend"/>
          <w:sz w:val="20"/>
          <w:szCs w:val="20"/>
        </w:rPr>
      </w:pPr>
      <w:r w:rsidDel="00000000" w:rsidR="00000000" w:rsidRPr="00000000">
        <w:rPr>
          <w:rFonts w:ascii="Lexend" w:cs="Lexend" w:eastAsia="Lexend" w:hAnsi="Lexend"/>
          <w:sz w:val="16"/>
          <w:szCs w:val="16"/>
          <w:rtl w:val="0"/>
        </w:rPr>
        <w:t xml:space="preserve"> [BM1]</w:t>
      </w:r>
      <w:r w:rsidDel="00000000" w:rsidR="00000000" w:rsidRPr="00000000">
        <w:rPr>
          <w:rFonts w:ascii="Lexend" w:cs="Lexend" w:eastAsia="Lexend" w:hAnsi="Lexend"/>
          <w:sz w:val="20"/>
          <w:szCs w:val="20"/>
          <w:rtl w:val="0"/>
        </w:rPr>
        <w:t xml:space="preserve">vocab inconnu  </w:t>
      </w:r>
      <w:r w:rsidDel="00000000" w:rsidR="00000000" w:rsidRPr="00000000">
        <w:rPr>
          <w:rFonts w:ascii="Lexend" w:cs="Lexend" w:eastAsia="Lexend" w:hAnsi="Lexend"/>
          <w:sz w:val="16"/>
          <w:szCs w:val="16"/>
          <w:rtl w:val="0"/>
        </w:rPr>
        <w:t xml:space="preserve">[BM2]</w:t>
      </w:r>
      <w:r w:rsidDel="00000000" w:rsidR="00000000" w:rsidRPr="00000000">
        <w:rPr>
          <w:rFonts w:ascii="Lexend" w:cs="Lexend" w:eastAsia="Lexend" w:hAnsi="Lexend"/>
          <w:sz w:val="20"/>
          <w:szCs w:val="20"/>
          <w:rtl w:val="0"/>
        </w:rPr>
        <w:t xml:space="preserve">trop techique</w:t>
      </w:r>
    </w:p>
    <w:p w:rsidR="00000000" w:rsidDel="00000000" w:rsidP="00000000" w:rsidRDefault="00000000" w:rsidRPr="00000000" w14:paraId="000000CC">
      <w:pPr>
        <w:spacing w:after="160" w:line="301.09090909090907"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D">
      <w:pPr>
        <w:spacing w:after="160" w:line="301.09090909090907" w:lineRule="auto"/>
        <w:rPr>
          <w:rFonts w:ascii="Lexend" w:cs="Lexend" w:eastAsia="Lexend" w:hAnsi="Lexend"/>
        </w:rPr>
      </w:pPr>
      <w:r w:rsidDel="00000000" w:rsidR="00000000" w:rsidRPr="00000000">
        <w:rPr>
          <w:rFonts w:ascii="Lexend" w:cs="Lexend" w:eastAsia="Lexend" w:hAnsi="Lexend"/>
          <w:sz w:val="16"/>
          <w:szCs w:val="16"/>
          <w:rtl w:val="0"/>
        </w:rPr>
        <w:t xml:space="preserve"> </w:t>
      </w:r>
      <w:r w:rsidDel="00000000" w:rsidR="00000000" w:rsidRPr="00000000">
        <w:rPr>
          <w:rFonts w:ascii="Lexend" w:cs="Lexend" w:eastAsia="Lexend" w:hAnsi="Lexend"/>
          <w:b w:val="1"/>
          <w:bCs w:val="1"/>
          <w:rtl w:val="0"/>
        </w:rPr>
        <w:t xml:space="preserve">Noms de variables</w:t>
      </w:r>
      <w:r w:rsidDel="00000000" w:rsidR="00000000" w:rsidRPr="00000000">
        <w:rPr>
          <w:rFonts w:ascii="Lexend" w:cs="Lexend" w:eastAsia="Lexend" w:hAnsi="Lexend"/>
          <w:rtl w:val="0"/>
        </w:rPr>
        <w:t xml:space="preserve"> :</w:t>
      </w:r>
    </w:p>
    <w:p w:rsidR="00000000" w:rsidDel="00000000" w:rsidP="00000000" w:rsidRDefault="00000000" w:rsidRPr="00000000" w14:paraId="000000CE">
      <w:pPr>
        <w:rPr>
          <w:rFonts w:ascii="Lexend" w:cs="Lexend" w:eastAsia="Lexend" w:hAnsi="Lexend"/>
        </w:rPr>
      </w:pPr>
      <w:r w:rsidDel="00000000" w:rsidR="00000000" w:rsidRPr="00000000">
        <w:rPr>
          <w:rFonts w:ascii="Lexend" w:cs="Lexend" w:eastAsia="Lexend" w:hAnsi="Lexend"/>
          <w:rtl w:val="0"/>
        </w:rPr>
        <w:t xml:space="preserve">Même si nous sommes assez libres sur les noms des variables que nous pouvons utiliser, il existe plusieurs règles à respecter. Le nom des variables peut être constitué de lettres minuscules, de lettres majuscules, de nombre (attention à ne pas mettre que ça</w:t>
      </w:r>
      <w:r w:rsidDel="00000000" w:rsidR="00000000" w:rsidRPr="00000000">
        <w:rPr>
          <w:rFonts w:ascii="Lexend" w:cs="Lexend" w:eastAsia="Lexend" w:hAnsi="Lexend"/>
          <w:sz w:val="16"/>
          <w:szCs w:val="16"/>
          <w:rtl w:val="0"/>
        </w:rPr>
        <w:t xml:space="preserve">[BM1] </w:t>
      </w:r>
      <w:r w:rsidDel="00000000" w:rsidR="00000000" w:rsidRPr="00000000">
        <w:rPr>
          <w:rFonts w:ascii="Lexend" w:cs="Lexend" w:eastAsia="Lexend" w:hAnsi="Lexend"/>
          <w:rtl w:val="0"/>
        </w:rPr>
        <w:t xml:space="preserve">) ou de l’underscore _</w:t>
      </w:r>
      <w:r w:rsidDel="00000000" w:rsidR="00000000" w:rsidRPr="00000000">
        <w:rPr>
          <w:rFonts w:ascii="Lexend" w:cs="Lexend" w:eastAsia="Lexend" w:hAnsi="Lexend"/>
          <w:sz w:val="16"/>
          <w:szCs w:val="16"/>
          <w:rtl w:val="0"/>
        </w:rPr>
        <w:t xml:space="preserve">[BM2] </w:t>
      </w:r>
      <w:r w:rsidDel="00000000" w:rsidR="00000000" w:rsidRPr="00000000">
        <w:rPr>
          <w:rFonts w:ascii="Lexend" w:cs="Lexend" w:eastAsia="Lexend" w:hAnsi="Lexend"/>
          <w:rtl w:val="0"/>
        </w:rPr>
        <w:t xml:space="preserve">. MAIS ATTENTION, un nom de variable ne doit pas commencer par un nombre ou le symbole _ afin que Python comprenne bien de quoi il s’agit. De plus, il faut éviter d’utiliser un mot spécial de python comme print, …. ( VOIR PLUS TARD LES MOTS UTILISÉS PAR PYTHON)</w:t>
      </w:r>
    </w:p>
    <w:p w:rsidR="00000000" w:rsidDel="00000000" w:rsidP="00000000" w:rsidRDefault="00000000" w:rsidRPr="00000000" w14:paraId="000000CF">
      <w:pPr>
        <w:rPr>
          <w:rFonts w:ascii="Lexend" w:cs="Lexend" w:eastAsia="Lexend" w:hAnsi="Lexend"/>
        </w:rPr>
      </w:pPr>
      <w:r w:rsidDel="00000000" w:rsidR="00000000" w:rsidRPr="00000000">
        <w:rPr>
          <w:rFonts w:ascii="Lexend" w:cs="Lexend" w:eastAsia="Lexend" w:hAnsi="Lexend"/>
          <w:rtl w:val="0"/>
        </w:rPr>
        <w:t xml:space="preserve">Il est fortement recommandé d’utiliser des noms de variables explicites.</w:t>
      </w:r>
    </w:p>
    <w:p w:rsidR="00000000" w:rsidDel="00000000" w:rsidP="00000000" w:rsidRDefault="00000000" w:rsidRPr="00000000" w14:paraId="000000D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D1">
      <w:pPr>
        <w:rPr>
          <w:rFonts w:ascii="Lexend" w:cs="Lexend" w:eastAsia="Lexend" w:hAnsi="Lexend"/>
          <w:color w:val="4ea72e"/>
        </w:rPr>
      </w:pPr>
      <w:r w:rsidDel="00000000" w:rsidR="00000000" w:rsidRPr="00000000">
        <w:rPr>
          <w:rFonts w:ascii="Lexend" w:cs="Lexend" w:eastAsia="Lexend" w:hAnsi="Lexend"/>
          <w:color w:val="4ea72e"/>
          <w:rtl w:val="0"/>
        </w:rPr>
        <w:t xml:space="preserve">Même si nous avons une certaine liberté dans le choix des noms de variables, quelques règles doivent être respectées.</w:t>
      </w:r>
    </w:p>
    <w:p w:rsidR="00000000" w:rsidDel="00000000" w:rsidP="00000000" w:rsidRDefault="00000000" w:rsidRPr="00000000" w14:paraId="000000D2">
      <w:pPr>
        <w:rPr>
          <w:rFonts w:ascii="Lexend" w:cs="Lexend" w:eastAsia="Lexend" w:hAnsi="Lexend"/>
          <w:color w:val="4ea72e"/>
        </w:rPr>
      </w:pPr>
      <w:r w:rsidDel="00000000" w:rsidR="00000000" w:rsidRPr="00000000">
        <w:rPr>
          <w:rFonts w:ascii="Lexend" w:cs="Lexend" w:eastAsia="Lexend" w:hAnsi="Lexend"/>
          <w:color w:val="4ea72e"/>
          <w:rtl w:val="0"/>
        </w:rPr>
        <w:t xml:space="preserve">Un nom de variable peut contenir :</w:t>
      </w:r>
    </w:p>
    <w:p w:rsidR="00000000" w:rsidDel="00000000" w:rsidP="00000000" w:rsidRDefault="00000000" w:rsidRPr="00000000" w14:paraId="000000D3">
      <w:pPr>
        <w:ind w:left="1420" w:hanging="360"/>
        <w:rPr>
          <w:rFonts w:ascii="Lexend" w:cs="Lexend" w:eastAsia="Lexend" w:hAnsi="Lexend"/>
          <w:color w:val="4ea72e"/>
        </w:rPr>
      </w:pPr>
      <w:r w:rsidDel="00000000" w:rsidR="00000000" w:rsidRPr="00000000">
        <w:rPr>
          <w:rFonts w:ascii="Lexend" w:cs="Lexend" w:eastAsia="Lexend" w:hAnsi="Lexend"/>
          <w:color w:val="4ea72e"/>
          <w:rtl w:val="0"/>
        </w:rPr>
        <w:t xml:space="preserve">è</w:t>
      </w:r>
      <w:r w:rsidDel="00000000" w:rsidR="00000000" w:rsidRPr="00000000">
        <w:rPr>
          <w:rFonts w:ascii="Lexend" w:cs="Lexend" w:eastAsia="Lexend" w:hAnsi="Lexend"/>
          <w:color w:val="4ea72e"/>
          <w:sz w:val="14"/>
          <w:szCs w:val="14"/>
          <w:rtl w:val="0"/>
        </w:rPr>
        <w:t xml:space="preserve"> </w:t>
      </w:r>
      <w:r w:rsidDel="00000000" w:rsidR="00000000" w:rsidRPr="00000000">
        <w:rPr>
          <w:rFonts w:ascii="Lexend" w:cs="Lexend" w:eastAsia="Lexend" w:hAnsi="Lexend"/>
          <w:color w:val="4ea72e"/>
          <w:rtl w:val="0"/>
        </w:rPr>
        <w:t xml:space="preserve">des lettres minuscules ou majuscules ;</w:t>
      </w:r>
    </w:p>
    <w:p w:rsidR="00000000" w:rsidDel="00000000" w:rsidP="00000000" w:rsidRDefault="00000000" w:rsidRPr="00000000" w14:paraId="000000D4">
      <w:pPr>
        <w:ind w:left="1420" w:hanging="360"/>
        <w:rPr>
          <w:rFonts w:ascii="Lexend" w:cs="Lexend" w:eastAsia="Lexend" w:hAnsi="Lexend"/>
          <w:color w:val="4ea72e"/>
        </w:rPr>
      </w:pPr>
      <w:r w:rsidDel="00000000" w:rsidR="00000000" w:rsidRPr="00000000">
        <w:rPr>
          <w:rFonts w:ascii="Lexend" w:cs="Lexend" w:eastAsia="Lexend" w:hAnsi="Lexend"/>
          <w:color w:val="4ea72e"/>
          <w:rtl w:val="0"/>
        </w:rPr>
        <w:t xml:space="preserve">è</w:t>
      </w:r>
      <w:r w:rsidDel="00000000" w:rsidR="00000000" w:rsidRPr="00000000">
        <w:rPr>
          <w:rFonts w:ascii="Lexend" w:cs="Lexend" w:eastAsia="Lexend" w:hAnsi="Lexend"/>
          <w:color w:val="4ea72e"/>
          <w:sz w:val="14"/>
          <w:szCs w:val="14"/>
          <w:rtl w:val="0"/>
        </w:rPr>
        <w:t xml:space="preserve"> </w:t>
      </w:r>
      <w:r w:rsidDel="00000000" w:rsidR="00000000" w:rsidRPr="00000000">
        <w:rPr>
          <w:rFonts w:ascii="Lexend" w:cs="Lexend" w:eastAsia="Lexend" w:hAnsi="Lexend"/>
          <w:color w:val="4ea72e"/>
          <w:rtl w:val="0"/>
        </w:rPr>
        <w:t xml:space="preserve">des chiffres (mais pas uniquement) ;</w:t>
      </w:r>
    </w:p>
    <w:p w:rsidR="00000000" w:rsidDel="00000000" w:rsidP="00000000" w:rsidRDefault="00000000" w:rsidRPr="00000000" w14:paraId="000000D5">
      <w:pPr>
        <w:ind w:left="1420" w:hanging="360"/>
        <w:rPr>
          <w:rFonts w:ascii="Lexend" w:cs="Lexend" w:eastAsia="Lexend" w:hAnsi="Lexend"/>
          <w:color w:val="4ea72e"/>
        </w:rPr>
      </w:pPr>
      <w:r w:rsidDel="00000000" w:rsidR="00000000" w:rsidRPr="00000000">
        <w:rPr>
          <w:rFonts w:ascii="Lexend" w:cs="Lexend" w:eastAsia="Lexend" w:hAnsi="Lexend"/>
          <w:color w:val="4ea72e"/>
          <w:rtl w:val="0"/>
        </w:rPr>
        <w:t xml:space="preserve">è</w:t>
      </w:r>
      <w:r w:rsidDel="00000000" w:rsidR="00000000" w:rsidRPr="00000000">
        <w:rPr>
          <w:rFonts w:ascii="Lexend" w:cs="Lexend" w:eastAsia="Lexend" w:hAnsi="Lexend"/>
          <w:color w:val="4ea72e"/>
          <w:sz w:val="14"/>
          <w:szCs w:val="14"/>
          <w:rtl w:val="0"/>
        </w:rPr>
        <w:t xml:space="preserve"> </w:t>
      </w:r>
      <w:r w:rsidDel="00000000" w:rsidR="00000000" w:rsidRPr="00000000">
        <w:rPr>
          <w:rFonts w:ascii="Lexend" w:cs="Lexend" w:eastAsia="Lexend" w:hAnsi="Lexend"/>
          <w:color w:val="4ea72e"/>
          <w:rtl w:val="0"/>
        </w:rPr>
        <w:t xml:space="preserve">le caractère underscore « _ ».</w:t>
      </w:r>
    </w:p>
    <w:p w:rsidR="00000000" w:rsidDel="00000000" w:rsidP="00000000" w:rsidRDefault="00000000" w:rsidRPr="00000000" w14:paraId="000000D6">
      <w:pPr>
        <w:rPr>
          <w:rFonts w:ascii="Lexend" w:cs="Lexend" w:eastAsia="Lexend" w:hAnsi="Lexend"/>
          <w:color w:val="4ea72e"/>
        </w:rPr>
      </w:pPr>
      <w:r w:rsidDel="00000000" w:rsidR="00000000" w:rsidRPr="00000000">
        <w:rPr>
          <w:rFonts w:ascii="Lexend" w:cs="Lexend" w:eastAsia="Lexend" w:hAnsi="Lexend"/>
          <w:color w:val="4ea72e"/>
          <w:rtl w:val="0"/>
        </w:rPr>
        <w:t xml:space="preserve">En revanche, un nom de variable ne doit pas commencer par un chiffre. Il est également conseillé d’éviter de commencer par un underscore, car ce caractère a une signification particulière en Python. Il ne faut pas non plus utiliser de mots réservés du langage, comme « print », « for » ou « if ». La liste complète des mots réservés sera vue ultérieurement.</w:t>
      </w:r>
    </w:p>
    <w:p w:rsidR="00000000" w:rsidDel="00000000" w:rsidP="00000000" w:rsidRDefault="00000000" w:rsidRPr="00000000" w14:paraId="000000D7">
      <w:pPr>
        <w:rPr>
          <w:rFonts w:ascii="Lexend" w:cs="Lexend" w:eastAsia="Lexend" w:hAnsi="Lexend"/>
          <w:color w:val="4ea72e"/>
        </w:rPr>
      </w:pPr>
      <w:r w:rsidDel="00000000" w:rsidR="00000000" w:rsidRPr="00000000">
        <w:rPr>
          <w:rFonts w:ascii="Lexend" w:cs="Lexend" w:eastAsia="Lexend" w:hAnsi="Lexend"/>
          <w:color w:val="4ea72e"/>
          <w:rtl w:val="0"/>
        </w:rPr>
        <w:t xml:space="preserve">Enfin, il est fortement recommandé d’utiliser des noms de variables explicites afin d’améliorer la lisibilité et la compréhension du code.</w:t>
      </w:r>
    </w:p>
    <w:p w:rsidR="00000000" w:rsidDel="00000000" w:rsidP="00000000" w:rsidRDefault="00000000" w:rsidRPr="00000000" w14:paraId="000000D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160" w:line="301.09090909090907" w:lineRule="auto"/>
        <w:rPr>
          <w:rFonts w:ascii="Lexend" w:cs="Lexend" w:eastAsia="Lexend" w:hAnsi="Lexend"/>
          <w:sz w:val="20"/>
          <w:szCs w:val="20"/>
        </w:rPr>
      </w:pPr>
      <w:r w:rsidDel="00000000" w:rsidR="00000000" w:rsidRPr="00000000">
        <w:rPr>
          <w:rFonts w:ascii="Lexend" w:cs="Lexend" w:eastAsia="Lexend" w:hAnsi="Lexend"/>
          <w:sz w:val="16"/>
          <w:szCs w:val="16"/>
          <w:rtl w:val="0"/>
        </w:rPr>
        <w:t xml:space="preserve"> [BM1]</w:t>
      </w:r>
      <w:r w:rsidDel="00000000" w:rsidR="00000000" w:rsidRPr="00000000">
        <w:rPr>
          <w:rFonts w:ascii="Lexend" w:cs="Lexend" w:eastAsia="Lexend" w:hAnsi="Lexend"/>
          <w:sz w:val="20"/>
          <w:szCs w:val="20"/>
          <w:rtl w:val="0"/>
        </w:rPr>
        <w:t xml:space="preserve">Ne le mets pas ca embrouille et c déjà expliqué après</w:t>
      </w:r>
    </w:p>
    <w:p w:rsidR="00000000" w:rsidDel="00000000" w:rsidP="00000000" w:rsidRDefault="00000000" w:rsidRPr="00000000" w14:paraId="000000DA">
      <w:pPr>
        <w:spacing w:after="160" w:line="301.09090909090907" w:lineRule="auto"/>
        <w:rPr>
          <w:rFonts w:ascii="Lexend" w:cs="Lexend" w:eastAsia="Lexend" w:hAnsi="Lexend"/>
          <w:sz w:val="20"/>
          <w:szCs w:val="20"/>
        </w:rPr>
      </w:pPr>
      <w:r w:rsidDel="00000000" w:rsidR="00000000" w:rsidRPr="00000000">
        <w:rPr>
          <w:rFonts w:ascii="Lexend" w:cs="Lexend" w:eastAsia="Lexend" w:hAnsi="Lexend"/>
          <w:sz w:val="16"/>
          <w:szCs w:val="16"/>
          <w:rtl w:val="0"/>
        </w:rPr>
        <w:t xml:space="preserve"> [BM2]</w:t>
      </w:r>
      <w:r w:rsidDel="00000000" w:rsidR="00000000" w:rsidRPr="00000000">
        <w:rPr>
          <w:rFonts w:ascii="Lexend" w:cs="Lexend" w:eastAsia="Lexend" w:hAnsi="Lexend"/>
          <w:sz w:val="20"/>
          <w:szCs w:val="20"/>
          <w:rtl w:val="0"/>
        </w:rPr>
        <w:t xml:space="preserve">mettre des guillemets</w:t>
      </w:r>
    </w:p>
    <w:p w:rsidR="00000000" w:rsidDel="00000000" w:rsidP="00000000" w:rsidRDefault="00000000" w:rsidRPr="00000000" w14:paraId="000000DB">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wdhiafvlogll"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Markdown - Chapitre 1 - Partie 1 : Les variables</w:t>
      </w:r>
      <w:r w:rsidDel="00000000" w:rsidR="00000000" w:rsidRPr="00000000">
        <w:rPr>
          <w:rtl w:val="0"/>
        </w:rPr>
      </w:r>
    </w:p>
    <w:p w:rsidR="00000000" w:rsidDel="00000000" w:rsidP="00000000" w:rsidRDefault="00000000" w:rsidRPr="00000000" w14:paraId="000000DD">
      <w:pPr>
        <w:rPr>
          <w:rFonts w:ascii="Lexend" w:cs="Lexend" w:eastAsia="Lexend" w:hAnsi="Lexend"/>
        </w:rPr>
      </w:pPr>
      <w:r w:rsidDel="00000000" w:rsidR="00000000" w:rsidRPr="00000000">
        <w:rPr>
          <w:rFonts w:ascii="Lexend" w:cs="Lexend" w:eastAsia="Lexend" w:hAnsi="Lexend"/>
          <w:rtl w:val="0"/>
        </w:rPr>
        <w:t xml:space="preserve"># Chapitre 1 - Partie 1 : les variables</w:t>
      </w:r>
    </w:p>
    <w:p w:rsidR="00000000" w:rsidDel="00000000" w:rsidP="00000000" w:rsidRDefault="00000000" w:rsidRPr="00000000" w14:paraId="000000DE">
      <w:pPr>
        <w:rPr>
          <w:rFonts w:ascii="Lexend" w:cs="Lexend" w:eastAsia="Lexend" w:hAnsi="Lexend"/>
        </w:rPr>
      </w:pPr>
      <w:r w:rsidDel="00000000" w:rsidR="00000000" w:rsidRPr="00000000">
        <w:rPr>
          <w:rtl w:val="0"/>
        </w:rPr>
      </w:r>
    </w:p>
    <w:p w:rsidR="00000000" w:rsidDel="00000000" w:rsidP="00000000" w:rsidRDefault="00000000" w:rsidRPr="00000000" w14:paraId="000000DF">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E0">
      <w:pPr>
        <w:rPr>
          <w:rFonts w:ascii="Lexend" w:cs="Lexend" w:eastAsia="Lexend" w:hAnsi="Lexend"/>
        </w:rPr>
      </w:pPr>
      <w:r w:rsidDel="00000000" w:rsidR="00000000" w:rsidRPr="00000000">
        <w:rPr>
          <w:rtl w:val="0"/>
        </w:rPr>
      </w:r>
    </w:p>
    <w:p w:rsidR="00000000" w:rsidDel="00000000" w:rsidP="00000000" w:rsidRDefault="00000000" w:rsidRPr="00000000" w14:paraId="000000E1">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E2">
      <w:pPr>
        <w:rPr>
          <w:rFonts w:ascii="Lexend" w:cs="Lexend" w:eastAsia="Lexend" w:hAnsi="Lexend"/>
        </w:rPr>
      </w:pPr>
      <w:r w:rsidDel="00000000" w:rsidR="00000000" w:rsidRPr="00000000">
        <w:rPr>
          <w:rtl w:val="0"/>
        </w:rPr>
      </w:r>
    </w:p>
    <w:p w:rsidR="00000000" w:rsidDel="00000000" w:rsidP="00000000" w:rsidRDefault="00000000" w:rsidRPr="00000000" w14:paraId="000000E3">
      <w:pPr>
        <w:rPr>
          <w:rFonts w:ascii="Lexend" w:cs="Lexend" w:eastAsia="Lexend" w:hAnsi="Lexend"/>
        </w:rPr>
      </w:pPr>
      <w:r w:rsidDel="00000000" w:rsidR="00000000" w:rsidRPr="00000000">
        <w:rPr>
          <w:rFonts w:ascii="Lexend" w:cs="Lexend" w:eastAsia="Lexend" w:hAnsi="Lexend"/>
          <w:rtl w:val="0"/>
        </w:rPr>
        <w:t xml:space="preserve">Python est un langage de programmation, c’est-à-dire un langage qui permet de communiquer avec l’ordinateur pour que l’ordinateur accomplisse des actions. Ainsi, comme toutes les langues et tous les langages, Python est constitué de “phrases”. En programmation, une “phrase” est équivalente à une ligne de code et chaque ligne de code correspond à une action que nous voudrions que l’ordinateur exécute. </w:t>
      </w:r>
    </w:p>
    <w:p w:rsidR="00000000" w:rsidDel="00000000" w:rsidP="00000000" w:rsidRDefault="00000000" w:rsidRPr="00000000" w14:paraId="000000E4">
      <w:pPr>
        <w:rPr>
          <w:rFonts w:ascii="Lexend" w:cs="Lexend" w:eastAsia="Lexend" w:hAnsi="Lexend"/>
        </w:rPr>
      </w:pPr>
      <w:r w:rsidDel="00000000" w:rsidR="00000000" w:rsidRPr="00000000">
        <w:rPr>
          <w:rtl w:val="0"/>
        </w:rPr>
      </w:r>
    </w:p>
    <w:p w:rsidR="00000000" w:rsidDel="00000000" w:rsidP="00000000" w:rsidRDefault="00000000" w:rsidRPr="00000000" w14:paraId="000000E5">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E6">
      <w:pPr>
        <w:rPr>
          <w:rFonts w:ascii="Lexend" w:cs="Lexend" w:eastAsia="Lexend" w:hAnsi="Lexend"/>
        </w:rPr>
      </w:pPr>
      <w:r w:rsidDel="00000000" w:rsidR="00000000" w:rsidRPr="00000000">
        <w:rPr>
          <w:rtl w:val="0"/>
        </w:rPr>
      </w:r>
    </w:p>
    <w:p w:rsidR="00000000" w:rsidDel="00000000" w:rsidP="00000000" w:rsidRDefault="00000000" w:rsidRPr="00000000" w14:paraId="000000E7">
      <w:pPr>
        <w:rPr>
          <w:rFonts w:ascii="Lexend" w:cs="Lexend" w:eastAsia="Lexend" w:hAnsi="Lexend"/>
        </w:rPr>
      </w:pPr>
      <w:r w:rsidDel="00000000" w:rsidR="00000000" w:rsidRPr="00000000">
        <w:rPr>
          <w:rFonts w:ascii="Lexend" w:cs="Lexend" w:eastAsia="Lexend" w:hAnsi="Lexend"/>
          <w:rtl w:val="0"/>
        </w:rPr>
        <w:t xml:space="preserve">## I/ Définition</w:t>
      </w:r>
    </w:p>
    <w:p w:rsidR="00000000" w:rsidDel="00000000" w:rsidP="00000000" w:rsidRDefault="00000000" w:rsidRPr="00000000" w14:paraId="000000E8">
      <w:pPr>
        <w:rPr>
          <w:rFonts w:ascii="Lexend" w:cs="Lexend" w:eastAsia="Lexend" w:hAnsi="Lexend"/>
        </w:rPr>
      </w:pPr>
      <w:r w:rsidDel="00000000" w:rsidR="00000000" w:rsidRPr="00000000">
        <w:rPr>
          <w:rtl w:val="0"/>
        </w:rPr>
      </w:r>
    </w:p>
    <w:p w:rsidR="00000000" w:rsidDel="00000000" w:rsidP="00000000" w:rsidRDefault="00000000" w:rsidRPr="00000000" w14:paraId="000000E9">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EA">
      <w:pPr>
        <w:rPr>
          <w:rFonts w:ascii="Lexend" w:cs="Lexend" w:eastAsia="Lexend" w:hAnsi="Lexend"/>
        </w:rPr>
      </w:pPr>
      <w:r w:rsidDel="00000000" w:rsidR="00000000" w:rsidRPr="00000000">
        <w:rPr>
          <w:rtl w:val="0"/>
        </w:rPr>
      </w:r>
    </w:p>
    <w:p w:rsidR="00000000" w:rsidDel="00000000" w:rsidP="00000000" w:rsidRDefault="00000000" w:rsidRPr="00000000" w14:paraId="000000EB">
      <w:pPr>
        <w:rPr>
          <w:rFonts w:ascii="Lexend" w:cs="Lexend" w:eastAsia="Lexend" w:hAnsi="Lexend"/>
        </w:rPr>
      </w:pPr>
      <w:r w:rsidDel="00000000" w:rsidR="00000000" w:rsidRPr="00000000">
        <w:rPr>
          <w:rFonts w:ascii="Lexend" w:cs="Lexend" w:eastAsia="Lexend" w:hAnsi="Lexend"/>
          <w:rtl w:val="0"/>
        </w:rPr>
        <w:t xml:space="preserve">Par exemple, voici une ligne de code : </w:t>
      </w:r>
    </w:p>
    <w:p w:rsidR="00000000" w:rsidDel="00000000" w:rsidP="00000000" w:rsidRDefault="00000000" w:rsidRPr="00000000" w14:paraId="000000EC">
      <w:pPr>
        <w:rPr>
          <w:rFonts w:ascii="Lexend" w:cs="Lexend" w:eastAsia="Lexend" w:hAnsi="Lexend"/>
        </w:rPr>
      </w:pPr>
      <w:r w:rsidDel="00000000" w:rsidR="00000000" w:rsidRPr="00000000">
        <w:rPr>
          <w:rtl w:val="0"/>
        </w:rPr>
      </w:r>
    </w:p>
    <w:p w:rsidR="00000000" w:rsidDel="00000000" w:rsidP="00000000" w:rsidRDefault="00000000" w:rsidRPr="00000000" w14:paraId="000000ED">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EE">
      <w:pPr>
        <w:rPr>
          <w:rFonts w:ascii="Lexend" w:cs="Lexend" w:eastAsia="Lexend" w:hAnsi="Lexend"/>
        </w:rPr>
      </w:pPr>
      <w:r w:rsidDel="00000000" w:rsidR="00000000" w:rsidRPr="00000000">
        <w:rPr>
          <w:rFonts w:ascii="Lexend" w:cs="Lexend" w:eastAsia="Lexend" w:hAnsi="Lexend"/>
          <w:rtl w:val="0"/>
        </w:rPr>
        <w:t xml:space="preserve">```python</w:t>
      </w:r>
    </w:p>
    <w:p w:rsidR="00000000" w:rsidDel="00000000" w:rsidP="00000000" w:rsidRDefault="00000000" w:rsidRPr="00000000" w14:paraId="000000EF">
      <w:pPr>
        <w:rPr>
          <w:rFonts w:ascii="Lexend" w:cs="Lexend" w:eastAsia="Lexend" w:hAnsi="Lexend"/>
        </w:rPr>
      </w:pPr>
      <w:r w:rsidDel="00000000" w:rsidR="00000000" w:rsidRPr="00000000">
        <w:rPr>
          <w:rFonts w:ascii="Lexend" w:cs="Lexend" w:eastAsia="Lexend" w:hAnsi="Lexend"/>
          <w:rtl w:val="0"/>
        </w:rPr>
        <w:t xml:space="preserve">a = 5</w:t>
      </w:r>
    </w:p>
    <w:p w:rsidR="00000000" w:rsidDel="00000000" w:rsidP="00000000" w:rsidRDefault="00000000" w:rsidRPr="00000000" w14:paraId="000000F0">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0F1">
      <w:pPr>
        <w:rPr>
          <w:rFonts w:ascii="Lexend" w:cs="Lexend" w:eastAsia="Lexend" w:hAnsi="Lexend"/>
        </w:rPr>
      </w:pPr>
      <w:r w:rsidDel="00000000" w:rsidR="00000000" w:rsidRPr="00000000">
        <w:rPr>
          <w:rtl w:val="0"/>
        </w:rPr>
      </w:r>
    </w:p>
    <w:p w:rsidR="00000000" w:rsidDel="00000000" w:rsidP="00000000" w:rsidRDefault="00000000" w:rsidRPr="00000000" w14:paraId="000000F2">
      <w:pPr>
        <w:rPr>
          <w:rFonts w:ascii="Lexend" w:cs="Lexend" w:eastAsia="Lexend" w:hAnsi="Lexend"/>
        </w:rPr>
      </w:pPr>
      <w:r w:rsidDel="00000000" w:rsidR="00000000" w:rsidRPr="00000000">
        <w:rPr>
          <w:rFonts w:ascii="Lexend" w:cs="Lexend" w:eastAsia="Lexend" w:hAnsi="Lexend"/>
          <w:rtl w:val="0"/>
        </w:rPr>
        <w:t xml:space="preserve">Cette ligne de code c’est : **l’affectation d’une variable**.</w:t>
      </w:r>
    </w:p>
    <w:p w:rsidR="00000000" w:rsidDel="00000000" w:rsidP="00000000" w:rsidRDefault="00000000" w:rsidRPr="00000000" w14:paraId="000000F3">
      <w:pPr>
        <w:rPr>
          <w:rFonts w:ascii="Lexend" w:cs="Lexend" w:eastAsia="Lexend" w:hAnsi="Lexend"/>
        </w:rPr>
      </w:pPr>
      <w:r w:rsidDel="00000000" w:rsidR="00000000" w:rsidRPr="00000000">
        <w:rPr>
          <w:rtl w:val="0"/>
        </w:rPr>
      </w:r>
    </w:p>
    <w:p w:rsidR="00000000" w:rsidDel="00000000" w:rsidP="00000000" w:rsidRDefault="00000000" w:rsidRPr="00000000" w14:paraId="000000F4">
      <w:pPr>
        <w:rPr>
          <w:rFonts w:ascii="Lexend" w:cs="Lexend" w:eastAsia="Lexend" w:hAnsi="Lexend"/>
        </w:rPr>
      </w:pPr>
      <w:r w:rsidDel="00000000" w:rsidR="00000000" w:rsidRPr="00000000">
        <w:rPr>
          <w:rFonts w:ascii="Lexend" w:cs="Lexend" w:eastAsia="Lexend" w:hAnsi="Lexend"/>
          <w:rtl w:val="0"/>
        </w:rPr>
        <w:t xml:space="preserve">On a créé une « boite » qui s’appelle a dans laquelle on peut ranger quelque chose.</w:t>
      </w:r>
    </w:p>
    <w:p w:rsidR="00000000" w:rsidDel="00000000" w:rsidP="00000000" w:rsidRDefault="00000000" w:rsidRPr="00000000" w14:paraId="000000F5">
      <w:pPr>
        <w:rPr>
          <w:rFonts w:ascii="Lexend" w:cs="Lexend" w:eastAsia="Lexend" w:hAnsi="Lexend"/>
        </w:rPr>
      </w:pPr>
      <w:r w:rsidDel="00000000" w:rsidR="00000000" w:rsidRPr="00000000">
        <w:rPr>
          <w:rtl w:val="0"/>
        </w:rPr>
      </w:r>
    </w:p>
    <w:p w:rsidR="00000000" w:rsidDel="00000000" w:rsidP="00000000" w:rsidRDefault="00000000" w:rsidRPr="00000000" w14:paraId="000000F6">
      <w:pPr>
        <w:rPr>
          <w:rFonts w:ascii="Lexend" w:cs="Lexend" w:eastAsia="Lexend" w:hAnsi="Lexend"/>
        </w:rPr>
      </w:pPr>
      <w:r w:rsidDel="00000000" w:rsidR="00000000" w:rsidRPr="00000000">
        <w:rPr>
          <w:rFonts w:ascii="Lexend" w:cs="Lexend" w:eastAsia="Lexend" w:hAnsi="Lexend"/>
          <w:rtl w:val="0"/>
        </w:rPr>
        <w:t xml:space="preserve">Et ici on a rangé dans la boîte appelée a l’entier 5 .</w:t>
      </w:r>
    </w:p>
    <w:p w:rsidR="00000000" w:rsidDel="00000000" w:rsidP="00000000" w:rsidRDefault="00000000" w:rsidRPr="00000000" w14:paraId="000000F7">
      <w:pPr>
        <w:rPr>
          <w:rFonts w:ascii="Lexend" w:cs="Lexend" w:eastAsia="Lexend" w:hAnsi="Lexend"/>
        </w:rPr>
      </w:pPr>
      <w:r w:rsidDel="00000000" w:rsidR="00000000" w:rsidRPr="00000000">
        <w:rPr>
          <w:rtl w:val="0"/>
        </w:rPr>
      </w:r>
    </w:p>
    <w:p w:rsidR="00000000" w:rsidDel="00000000" w:rsidP="00000000" w:rsidRDefault="00000000" w:rsidRPr="00000000" w14:paraId="000000F8">
      <w:pPr>
        <w:rPr>
          <w:rFonts w:ascii="Lexend" w:cs="Lexend" w:eastAsia="Lexend" w:hAnsi="Lexend"/>
        </w:rPr>
      </w:pPr>
      <w:r w:rsidDel="00000000" w:rsidR="00000000" w:rsidRPr="00000000">
        <w:rPr>
          <w:rFonts w:ascii="Lexend" w:cs="Lexend" w:eastAsia="Lexend" w:hAnsi="Lexend"/>
          <w:rtl w:val="0"/>
        </w:rPr>
        <w:t xml:space="preserve">En clair, « a » c’est une **variable** et 5 c’est son **contenu**.</w:t>
      </w:r>
    </w:p>
    <w:p w:rsidR="00000000" w:rsidDel="00000000" w:rsidP="00000000" w:rsidRDefault="00000000" w:rsidRPr="00000000" w14:paraId="000000F9">
      <w:pPr>
        <w:rPr>
          <w:rFonts w:ascii="Lexend" w:cs="Lexend" w:eastAsia="Lexend" w:hAnsi="Lexend"/>
        </w:rPr>
      </w:pPr>
      <w:r w:rsidDel="00000000" w:rsidR="00000000" w:rsidRPr="00000000">
        <w:rPr>
          <w:rtl w:val="0"/>
        </w:rPr>
      </w:r>
    </w:p>
    <w:p w:rsidR="00000000" w:rsidDel="00000000" w:rsidP="00000000" w:rsidRDefault="00000000" w:rsidRPr="00000000" w14:paraId="000000FA">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FB">
      <w:pPr>
        <w:rPr>
          <w:rFonts w:ascii="Lexend" w:cs="Lexend" w:eastAsia="Lexend" w:hAnsi="Lexend"/>
        </w:rPr>
      </w:pPr>
      <w:r w:rsidDel="00000000" w:rsidR="00000000" w:rsidRPr="00000000">
        <w:rPr>
          <w:rtl w:val="0"/>
        </w:rPr>
      </w:r>
    </w:p>
    <w:p w:rsidR="00000000" w:rsidDel="00000000" w:rsidP="00000000" w:rsidRDefault="00000000" w:rsidRPr="00000000" w14:paraId="000000FC">
      <w:pPr>
        <w:rPr>
          <w:rFonts w:ascii="Lexend" w:cs="Lexend" w:eastAsia="Lexend" w:hAnsi="Lexend"/>
        </w:rPr>
      </w:pPr>
      <w:r w:rsidDel="00000000" w:rsidR="00000000" w:rsidRPr="00000000">
        <w:rPr>
          <w:rFonts w:ascii="Lexend" w:cs="Lexend" w:eastAsia="Lexend" w:hAnsi="Lexend"/>
          <w:rtl w:val="0"/>
        </w:rPr>
        <w:t xml:space="preserve">## II/ Manipulation</w:t>
      </w:r>
    </w:p>
    <w:p w:rsidR="00000000" w:rsidDel="00000000" w:rsidP="00000000" w:rsidRDefault="00000000" w:rsidRPr="00000000" w14:paraId="000000FD">
      <w:pPr>
        <w:rPr>
          <w:rFonts w:ascii="Lexend" w:cs="Lexend" w:eastAsia="Lexend" w:hAnsi="Lexend"/>
        </w:rPr>
      </w:pPr>
      <w:r w:rsidDel="00000000" w:rsidR="00000000" w:rsidRPr="00000000">
        <w:rPr>
          <w:rtl w:val="0"/>
        </w:rPr>
      </w:r>
    </w:p>
    <w:p w:rsidR="00000000" w:rsidDel="00000000" w:rsidP="00000000" w:rsidRDefault="00000000" w:rsidRPr="00000000" w14:paraId="000000FE">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FF">
      <w:pPr>
        <w:rPr>
          <w:rFonts w:ascii="Lexend" w:cs="Lexend" w:eastAsia="Lexend" w:hAnsi="Lexend"/>
        </w:rPr>
      </w:pPr>
      <w:r w:rsidDel="00000000" w:rsidR="00000000" w:rsidRPr="00000000">
        <w:rPr>
          <w:rtl w:val="0"/>
        </w:rPr>
      </w:r>
    </w:p>
    <w:p w:rsidR="00000000" w:rsidDel="00000000" w:rsidP="00000000" w:rsidRDefault="00000000" w:rsidRPr="00000000" w14:paraId="00000100">
      <w:pPr>
        <w:rPr>
          <w:rFonts w:ascii="Lexend" w:cs="Lexend" w:eastAsia="Lexend" w:hAnsi="Lexend"/>
        </w:rPr>
      </w:pPr>
      <w:r w:rsidDel="00000000" w:rsidR="00000000" w:rsidRPr="00000000">
        <w:rPr>
          <w:rFonts w:ascii="Lexend" w:cs="Lexend" w:eastAsia="Lexend" w:hAnsi="Lexend"/>
          <w:rtl w:val="0"/>
        </w:rPr>
        <w:t xml:space="preserve">Le but quand on écrit du code, c’est de manipuler le contenu des variables.</w:t>
      </w:r>
    </w:p>
    <w:p w:rsidR="00000000" w:rsidDel="00000000" w:rsidP="00000000" w:rsidRDefault="00000000" w:rsidRPr="00000000" w14:paraId="00000101">
      <w:pPr>
        <w:rPr>
          <w:rFonts w:ascii="Lexend" w:cs="Lexend" w:eastAsia="Lexend" w:hAnsi="Lexend"/>
        </w:rPr>
      </w:pPr>
      <w:r w:rsidDel="00000000" w:rsidR="00000000" w:rsidRPr="00000000">
        <w:rPr>
          <w:rtl w:val="0"/>
        </w:rPr>
      </w:r>
    </w:p>
    <w:p w:rsidR="00000000" w:rsidDel="00000000" w:rsidP="00000000" w:rsidRDefault="00000000" w:rsidRPr="00000000" w14:paraId="00000102">
      <w:pPr>
        <w:rPr>
          <w:rFonts w:ascii="Lexend" w:cs="Lexend" w:eastAsia="Lexend" w:hAnsi="Lexend"/>
        </w:rPr>
      </w:pPr>
      <w:r w:rsidDel="00000000" w:rsidR="00000000" w:rsidRPr="00000000">
        <w:rPr>
          <w:rFonts w:ascii="Lexend" w:cs="Lexend" w:eastAsia="Lexend" w:hAnsi="Lexend"/>
          <w:rtl w:val="0"/>
        </w:rPr>
        <w:t xml:space="preserve">Pour manipuler les variables, on utilise **l’affectation.** C’est le fait de donner un contenu à une **variable** :</w:t>
      </w:r>
    </w:p>
    <w:p w:rsidR="00000000" w:rsidDel="00000000" w:rsidP="00000000" w:rsidRDefault="00000000" w:rsidRPr="00000000" w14:paraId="00000103">
      <w:pPr>
        <w:rPr>
          <w:rFonts w:ascii="Lexend" w:cs="Lexend" w:eastAsia="Lexend" w:hAnsi="Lexend"/>
        </w:rPr>
      </w:pPr>
      <w:r w:rsidDel="00000000" w:rsidR="00000000" w:rsidRPr="00000000">
        <w:rPr>
          <w:rtl w:val="0"/>
        </w:rPr>
      </w:r>
    </w:p>
    <w:p w:rsidR="00000000" w:rsidDel="00000000" w:rsidP="00000000" w:rsidRDefault="00000000" w:rsidRPr="00000000" w14:paraId="00000104">
      <w:pPr>
        <w:rPr>
          <w:rFonts w:ascii="Lexend" w:cs="Lexend" w:eastAsia="Lexend" w:hAnsi="Lexend"/>
        </w:rPr>
      </w:pPr>
      <w:r w:rsidDel="00000000" w:rsidR="00000000" w:rsidRPr="00000000">
        <w:rPr>
          <w:rFonts w:ascii="Lexend" w:cs="Lexend" w:eastAsia="Lexend" w:hAnsi="Lexend"/>
          <w:rtl w:val="0"/>
        </w:rPr>
        <w:t xml:space="preserve">-   On utilise toujours « = » (l’opérateur égal)</w:t>
      </w:r>
    </w:p>
    <w:p w:rsidR="00000000" w:rsidDel="00000000" w:rsidP="00000000" w:rsidRDefault="00000000" w:rsidRPr="00000000" w14:paraId="00000105">
      <w:pPr>
        <w:rPr>
          <w:rFonts w:ascii="Lexend" w:cs="Lexend" w:eastAsia="Lexend" w:hAnsi="Lexend"/>
        </w:rPr>
      </w:pPr>
      <w:r w:rsidDel="00000000" w:rsidR="00000000" w:rsidRPr="00000000">
        <w:rPr>
          <w:rFonts w:ascii="Lexend" w:cs="Lexend" w:eastAsia="Lexend" w:hAnsi="Lexend"/>
          <w:rtl w:val="0"/>
        </w:rPr>
        <w:t xml:space="preserve">-   On met toujours la **variable** **à gauche**</w:t>
      </w:r>
    </w:p>
    <w:p w:rsidR="00000000" w:rsidDel="00000000" w:rsidP="00000000" w:rsidRDefault="00000000" w:rsidRPr="00000000" w14:paraId="00000106">
      <w:pPr>
        <w:rPr>
          <w:rFonts w:ascii="Lexend" w:cs="Lexend" w:eastAsia="Lexend" w:hAnsi="Lexend"/>
        </w:rPr>
      </w:pPr>
      <w:r w:rsidDel="00000000" w:rsidR="00000000" w:rsidRPr="00000000">
        <w:rPr>
          <w:rFonts w:ascii="Lexend" w:cs="Lexend" w:eastAsia="Lexend" w:hAnsi="Lexend"/>
          <w:rtl w:val="0"/>
        </w:rPr>
        <w:t xml:space="preserve">-   On met toujours le **contenu à droite**.</w:t>
      </w:r>
    </w:p>
    <w:p w:rsidR="00000000" w:rsidDel="00000000" w:rsidP="00000000" w:rsidRDefault="00000000" w:rsidRPr="00000000" w14:paraId="00000107">
      <w:pPr>
        <w:rPr>
          <w:rFonts w:ascii="Lexend" w:cs="Lexend" w:eastAsia="Lexend" w:hAnsi="Lexend"/>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:::[app-outline]{outlineType="EXEMPLE"} </w:t>
      </w:r>
    </w:p>
    <w:p w:rsidR="00000000" w:rsidDel="00000000" w:rsidP="00000000" w:rsidRDefault="00000000" w:rsidRPr="00000000" w14:paraId="00000109">
      <w:pPr>
        <w:rPr>
          <w:rFonts w:ascii="Lexend" w:cs="Lexend" w:eastAsia="Lexend" w:hAnsi="Lexend"/>
        </w:rPr>
      </w:pPr>
      <w:r w:rsidDel="00000000" w:rsidR="00000000" w:rsidRPr="00000000">
        <w:rPr>
          <w:rFonts w:ascii="Lexend" w:cs="Lexend" w:eastAsia="Lexend" w:hAnsi="Lexend"/>
          <w:rtl w:val="0"/>
        </w:rPr>
        <w:t xml:space="preserve">*Exemple* : si on souhaite créer une variable x et que on veut lui attribuer la valeur 2, on écrit :</w:t>
      </w:r>
    </w:p>
    <w:p w:rsidR="00000000" w:rsidDel="00000000" w:rsidP="00000000" w:rsidRDefault="00000000" w:rsidRPr="00000000" w14:paraId="0000010A">
      <w:pPr>
        <w:rPr>
          <w:rFonts w:ascii="Lexend" w:cs="Lexend" w:eastAsia="Lexend" w:hAnsi="Lexend"/>
        </w:rPr>
      </w:pPr>
      <w:r w:rsidDel="00000000" w:rsidR="00000000" w:rsidRPr="00000000">
        <w:rPr>
          <w:rtl w:val="0"/>
        </w:rPr>
      </w:r>
    </w:p>
    <w:p w:rsidR="00000000" w:rsidDel="00000000" w:rsidP="00000000" w:rsidRDefault="00000000" w:rsidRPr="00000000" w14:paraId="0000010B">
      <w:pPr>
        <w:rPr>
          <w:rFonts w:ascii="Lexend" w:cs="Lexend" w:eastAsia="Lexend" w:hAnsi="Lexend"/>
        </w:rPr>
      </w:pPr>
      <w:r w:rsidDel="00000000" w:rsidR="00000000" w:rsidRPr="00000000">
        <w:rPr>
          <w:rFonts w:ascii="Lexend" w:cs="Lexend" w:eastAsia="Lexend" w:hAnsi="Lexend"/>
          <w:rtl w:val="0"/>
        </w:rPr>
        <w:t xml:space="preserve">```python</w:t>
      </w:r>
    </w:p>
    <w:p w:rsidR="00000000" w:rsidDel="00000000" w:rsidP="00000000" w:rsidRDefault="00000000" w:rsidRPr="00000000" w14:paraId="0000010C">
      <w:pPr>
        <w:rPr>
          <w:rFonts w:ascii="Lexend" w:cs="Lexend" w:eastAsia="Lexend" w:hAnsi="Lexend"/>
        </w:rPr>
      </w:pPr>
      <w:r w:rsidDel="00000000" w:rsidR="00000000" w:rsidRPr="00000000">
        <w:rPr>
          <w:rFonts w:ascii="Lexend" w:cs="Lexend" w:eastAsia="Lexend" w:hAnsi="Lexend"/>
          <w:rtl w:val="0"/>
        </w:rPr>
        <w:t xml:space="preserve">x=2</w:t>
      </w:r>
    </w:p>
    <w:p w:rsidR="00000000" w:rsidDel="00000000" w:rsidP="00000000" w:rsidRDefault="00000000" w:rsidRPr="00000000" w14:paraId="0000010D">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0E">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0F">
      <w:pPr>
        <w:rPr>
          <w:rFonts w:ascii="Lexend" w:cs="Lexend" w:eastAsia="Lexend" w:hAnsi="Lexend"/>
        </w:rPr>
      </w:pPr>
      <w:r w:rsidDel="00000000" w:rsidR="00000000" w:rsidRPr="00000000">
        <w:rPr>
          <w:rtl w:val="0"/>
        </w:rPr>
      </w:r>
    </w:p>
    <w:p w:rsidR="00000000" w:rsidDel="00000000" w:rsidP="00000000" w:rsidRDefault="00000000" w:rsidRPr="00000000" w14:paraId="0000011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11">
      <w:pPr>
        <w:rPr>
          <w:rFonts w:ascii="Lexend" w:cs="Lexend" w:eastAsia="Lexend" w:hAnsi="Lexend"/>
        </w:rPr>
      </w:pPr>
      <w:r w:rsidDel="00000000" w:rsidR="00000000" w:rsidRPr="00000000">
        <w:rPr>
          <w:rtl w:val="0"/>
        </w:rPr>
      </w:r>
    </w:p>
    <w:p w:rsidR="00000000" w:rsidDel="00000000" w:rsidP="00000000" w:rsidRDefault="00000000" w:rsidRPr="00000000" w14:paraId="00000112">
      <w:pPr>
        <w:rPr>
          <w:rFonts w:ascii="Lexend" w:cs="Lexend" w:eastAsia="Lexend" w:hAnsi="Lexend"/>
        </w:rPr>
      </w:pPr>
      <w:r w:rsidDel="00000000" w:rsidR="00000000" w:rsidRPr="00000000">
        <w:rPr>
          <w:rFonts w:ascii="Lexend" w:cs="Lexend" w:eastAsia="Lexend" w:hAnsi="Lexend"/>
          <w:rtl w:val="0"/>
        </w:rPr>
        <w:t xml:space="preserve">Comme pour une boîte classique, on peut changer son contenu. Pour modifier le contenu d’une variable, il suffit de faire la même opération.</w:t>
      </w:r>
    </w:p>
    <w:p w:rsidR="00000000" w:rsidDel="00000000" w:rsidP="00000000" w:rsidRDefault="00000000" w:rsidRPr="00000000" w14:paraId="00000113">
      <w:pPr>
        <w:rPr>
          <w:rFonts w:ascii="Lexend" w:cs="Lexend" w:eastAsia="Lexend" w:hAnsi="Lexend"/>
        </w:rPr>
      </w:pPr>
      <w:r w:rsidDel="00000000" w:rsidR="00000000" w:rsidRPr="00000000">
        <w:rPr>
          <w:rtl w:val="0"/>
        </w:rPr>
      </w:r>
    </w:p>
    <w:p w:rsidR="00000000" w:rsidDel="00000000" w:rsidP="00000000" w:rsidRDefault="00000000" w:rsidRPr="00000000" w14:paraId="00000114">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15">
      <w:pPr>
        <w:rPr>
          <w:rFonts w:ascii="Lexend" w:cs="Lexend" w:eastAsia="Lexend" w:hAnsi="Lexend"/>
        </w:rPr>
      </w:pPr>
      <w:r w:rsidDel="00000000" w:rsidR="00000000" w:rsidRPr="00000000">
        <w:rPr>
          <w:sz w:val="24"/>
          <w:szCs w:val="24"/>
          <w:rtl w:val="0"/>
        </w:rPr>
        <w:t xml:space="preserve">:::[app-outline]{outlineType="EXEMPLE"} </w:t>
      </w:r>
      <w:r w:rsidDel="00000000" w:rsidR="00000000" w:rsidRPr="00000000">
        <w:rPr>
          <w:rtl w:val="0"/>
        </w:rPr>
      </w:r>
    </w:p>
    <w:p w:rsidR="00000000" w:rsidDel="00000000" w:rsidP="00000000" w:rsidRDefault="00000000" w:rsidRPr="00000000" w14:paraId="00000116">
      <w:pPr>
        <w:rPr>
          <w:rFonts w:ascii="Lexend" w:cs="Lexend" w:eastAsia="Lexend" w:hAnsi="Lexend"/>
        </w:rPr>
      </w:pPr>
      <w:r w:rsidDel="00000000" w:rsidR="00000000" w:rsidRPr="00000000">
        <w:rPr>
          <w:rFonts w:ascii="Lexend" w:cs="Lexend" w:eastAsia="Lexend" w:hAnsi="Lexend"/>
          <w:rtl w:val="0"/>
        </w:rPr>
        <w:t xml:space="preserve">*Exemple* : si précédemment, on a affecté à la variable x la valeur 2 et que l’on souhaite maintenant que la variable x soit associé à la valeur 3, on écrit :</w:t>
      </w:r>
    </w:p>
    <w:p w:rsidR="00000000" w:rsidDel="00000000" w:rsidP="00000000" w:rsidRDefault="00000000" w:rsidRPr="00000000" w14:paraId="00000117">
      <w:pPr>
        <w:rPr>
          <w:rFonts w:ascii="Lexend" w:cs="Lexend" w:eastAsia="Lexend" w:hAnsi="Lexend"/>
        </w:rPr>
      </w:pPr>
      <w:r w:rsidDel="00000000" w:rsidR="00000000" w:rsidRPr="00000000">
        <w:rPr>
          <w:rtl w:val="0"/>
        </w:rPr>
      </w:r>
    </w:p>
    <w:p w:rsidR="00000000" w:rsidDel="00000000" w:rsidP="00000000" w:rsidRDefault="00000000" w:rsidRPr="00000000" w14:paraId="00000118">
      <w:pPr>
        <w:rPr>
          <w:rFonts w:ascii="Lexend" w:cs="Lexend" w:eastAsia="Lexend" w:hAnsi="Lexend"/>
        </w:rPr>
      </w:pPr>
      <w:r w:rsidDel="00000000" w:rsidR="00000000" w:rsidRPr="00000000">
        <w:rPr>
          <w:rFonts w:ascii="Lexend" w:cs="Lexend" w:eastAsia="Lexend" w:hAnsi="Lexend"/>
          <w:rtl w:val="0"/>
        </w:rPr>
        <w:t xml:space="preserve">```python</w:t>
      </w:r>
    </w:p>
    <w:p w:rsidR="00000000" w:rsidDel="00000000" w:rsidP="00000000" w:rsidRDefault="00000000" w:rsidRPr="00000000" w14:paraId="00000119">
      <w:pPr>
        <w:rPr>
          <w:rFonts w:ascii="Lexend" w:cs="Lexend" w:eastAsia="Lexend" w:hAnsi="Lexend"/>
        </w:rPr>
      </w:pPr>
      <w:r w:rsidDel="00000000" w:rsidR="00000000" w:rsidRPr="00000000">
        <w:rPr>
          <w:rFonts w:ascii="Lexend" w:cs="Lexend" w:eastAsia="Lexend" w:hAnsi="Lexend"/>
          <w:rtl w:val="0"/>
        </w:rPr>
        <w:t xml:space="preserve">x=3</w:t>
      </w:r>
    </w:p>
    <w:p w:rsidR="00000000" w:rsidDel="00000000" w:rsidP="00000000" w:rsidRDefault="00000000" w:rsidRPr="00000000" w14:paraId="0000011A">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1B">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1C">
      <w:pPr>
        <w:rPr>
          <w:rFonts w:ascii="Lexend" w:cs="Lexend" w:eastAsia="Lexend" w:hAnsi="Lexend"/>
        </w:rPr>
      </w:pPr>
      <w:r w:rsidDel="00000000" w:rsidR="00000000" w:rsidRPr="00000000">
        <w:rPr>
          <w:rtl w:val="0"/>
        </w:rPr>
      </w:r>
    </w:p>
    <w:p w:rsidR="00000000" w:rsidDel="00000000" w:rsidP="00000000" w:rsidRDefault="00000000" w:rsidRPr="00000000" w14:paraId="0000011D">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1E">
      <w:pPr>
        <w:rPr>
          <w:rFonts w:ascii="Lexend" w:cs="Lexend" w:eastAsia="Lexend" w:hAnsi="Lexend"/>
        </w:rPr>
      </w:pPr>
      <w:r w:rsidDel="00000000" w:rsidR="00000000" w:rsidRPr="00000000">
        <w:rPr>
          <w:sz w:val="24"/>
          <w:szCs w:val="24"/>
          <w:rtl w:val="0"/>
        </w:rPr>
        <w:t xml:space="preserve">:::[app-outline]{outlineType="ATTENTION"} </w:t>
      </w:r>
      <w:r w:rsidDel="00000000" w:rsidR="00000000" w:rsidRPr="00000000">
        <w:rPr>
          <w:rtl w:val="0"/>
        </w:rPr>
      </w:r>
    </w:p>
    <w:p w:rsidR="00000000" w:rsidDel="00000000" w:rsidP="00000000" w:rsidRDefault="00000000" w:rsidRPr="00000000" w14:paraId="0000011F">
      <w:pPr>
        <w:rPr>
          <w:rFonts w:ascii="Lexend" w:cs="Lexend" w:eastAsia="Lexend" w:hAnsi="Lexend"/>
        </w:rPr>
      </w:pPr>
      <w:r w:rsidDel="00000000" w:rsidR="00000000" w:rsidRPr="00000000">
        <w:rPr>
          <w:rFonts w:ascii="Lexend" w:cs="Lexend" w:eastAsia="Lexend" w:hAnsi="Lexend"/>
          <w:rtl w:val="0"/>
        </w:rPr>
        <w:t xml:space="preserve">**Attention !** En effectuant cette opération, la valeur 2 est complètement oubliée et on ne pourra plus la récupérer car le contenu de x est maintenant 3, soit la dernière affectation faite à x.</w:t>
      </w:r>
    </w:p>
    <w:p w:rsidR="00000000" w:rsidDel="00000000" w:rsidP="00000000" w:rsidRDefault="00000000" w:rsidRPr="00000000" w14:paraId="00000120">
      <w:pPr>
        <w:rPr>
          <w:rFonts w:ascii="Lexend" w:cs="Lexend" w:eastAsia="Lexend" w:hAnsi="Lexend"/>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1">
      <w:pPr>
        <w:rPr>
          <w:rFonts w:ascii="Lexend" w:cs="Lexend" w:eastAsia="Lexend" w:hAnsi="Lexend"/>
        </w:rPr>
      </w:pPr>
      <w:r w:rsidDel="00000000" w:rsidR="00000000" w:rsidRPr="00000000">
        <w:rPr>
          <w:rtl w:val="0"/>
        </w:rPr>
      </w:r>
    </w:p>
    <w:p w:rsidR="00000000" w:rsidDel="00000000" w:rsidP="00000000" w:rsidRDefault="00000000" w:rsidRPr="00000000" w14:paraId="00000122">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23">
      <w:pPr>
        <w:rPr>
          <w:rFonts w:ascii="Lexend" w:cs="Lexend" w:eastAsia="Lexend" w:hAnsi="Lexend"/>
        </w:rPr>
      </w:pPr>
      <w:r w:rsidDel="00000000" w:rsidR="00000000" w:rsidRPr="00000000">
        <w:rPr>
          <w:rtl w:val="0"/>
        </w:rPr>
      </w:r>
    </w:p>
    <w:p w:rsidR="00000000" w:rsidDel="00000000" w:rsidP="00000000" w:rsidRDefault="00000000" w:rsidRPr="00000000" w14:paraId="00000124">
      <w:pPr>
        <w:rPr>
          <w:rFonts w:ascii="Lexend" w:cs="Lexend" w:eastAsia="Lexend" w:hAnsi="Lexend"/>
        </w:rPr>
      </w:pPr>
      <w:r w:rsidDel="00000000" w:rsidR="00000000" w:rsidRPr="00000000">
        <w:rPr>
          <w:rFonts w:ascii="Lexend" w:cs="Lexend" w:eastAsia="Lexend" w:hAnsi="Lexend"/>
          <w:rtl w:val="0"/>
        </w:rPr>
        <w:t xml:space="preserve">Après avoir affecté un contenu à une variable, on peut obtenir le contenu en appelant la variable. C’est-à-dire que si on appelle une variable, c’est son contenu qui est renvoyé. </w:t>
      </w:r>
    </w:p>
    <w:p w:rsidR="00000000" w:rsidDel="00000000" w:rsidP="00000000" w:rsidRDefault="00000000" w:rsidRPr="00000000" w14:paraId="00000125">
      <w:pPr>
        <w:rPr>
          <w:rFonts w:ascii="Lexend" w:cs="Lexend" w:eastAsia="Lexend" w:hAnsi="Lexend"/>
        </w:rPr>
      </w:pPr>
      <w:r w:rsidDel="00000000" w:rsidR="00000000" w:rsidRPr="00000000">
        <w:rPr>
          <w:rtl w:val="0"/>
        </w:rPr>
      </w:r>
    </w:p>
    <w:p w:rsidR="00000000" w:rsidDel="00000000" w:rsidP="00000000" w:rsidRDefault="00000000" w:rsidRPr="00000000" w14:paraId="00000126">
      <w:pPr>
        <w:rPr>
          <w:rFonts w:ascii="Lexend" w:cs="Lexend" w:eastAsia="Lexend" w:hAnsi="Lexend"/>
        </w:rPr>
      </w:pPr>
      <w:r w:rsidDel="00000000" w:rsidR="00000000" w:rsidRPr="00000000">
        <w:rPr>
          <w:rFonts w:ascii="Lexend" w:cs="Lexend" w:eastAsia="Lexend" w:hAnsi="Lexend"/>
          <w:rtl w:val="0"/>
        </w:rPr>
        <w:t xml:space="preserve">Ainsi en reprenant l’exemple précédent, x contient 3. On considère la ligne de code suivante : </w:t>
      </w:r>
    </w:p>
    <w:p w:rsidR="00000000" w:rsidDel="00000000" w:rsidP="00000000" w:rsidRDefault="00000000" w:rsidRPr="00000000" w14:paraId="00000127">
      <w:pPr>
        <w:rPr>
          <w:rFonts w:ascii="Lexend" w:cs="Lexend" w:eastAsia="Lexend" w:hAnsi="Lexend"/>
        </w:rPr>
      </w:pPr>
      <w:r w:rsidDel="00000000" w:rsidR="00000000" w:rsidRPr="00000000">
        <w:rPr>
          <w:rtl w:val="0"/>
        </w:rPr>
      </w:r>
    </w:p>
    <w:p w:rsidR="00000000" w:rsidDel="00000000" w:rsidP="00000000" w:rsidRDefault="00000000" w:rsidRPr="00000000" w14:paraId="00000128">
      <w:pPr>
        <w:rPr>
          <w:rFonts w:ascii="Lexend" w:cs="Lexend" w:eastAsia="Lexend" w:hAnsi="Lexend"/>
        </w:rPr>
      </w:pPr>
      <w:r w:rsidDel="00000000" w:rsidR="00000000" w:rsidRPr="00000000">
        <w:rPr>
          <w:rFonts w:ascii="Lexend" w:cs="Lexend" w:eastAsia="Lexend" w:hAnsi="Lexend"/>
          <w:rtl w:val="0"/>
        </w:rPr>
        <w:t xml:space="preserve">```python</w:t>
      </w:r>
    </w:p>
    <w:p w:rsidR="00000000" w:rsidDel="00000000" w:rsidP="00000000" w:rsidRDefault="00000000" w:rsidRPr="00000000" w14:paraId="00000129">
      <w:pPr>
        <w:rPr>
          <w:rFonts w:ascii="Lexend" w:cs="Lexend" w:eastAsia="Lexend" w:hAnsi="Lexend"/>
        </w:rPr>
      </w:pPr>
      <w:r w:rsidDel="00000000" w:rsidR="00000000" w:rsidRPr="00000000">
        <w:rPr>
          <w:rFonts w:ascii="Lexend" w:cs="Lexend" w:eastAsia="Lexend" w:hAnsi="Lexend"/>
          <w:rtl w:val="0"/>
        </w:rPr>
        <w:t xml:space="preserve">print(x)</w:t>
      </w:r>
    </w:p>
    <w:p w:rsidR="00000000" w:rsidDel="00000000" w:rsidP="00000000" w:rsidRDefault="00000000" w:rsidRPr="00000000" w14:paraId="0000012A">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2B">
      <w:pPr>
        <w:rPr>
          <w:rFonts w:ascii="Lexend" w:cs="Lexend" w:eastAsia="Lexend" w:hAnsi="Lexend"/>
        </w:rPr>
      </w:pPr>
      <w:r w:rsidDel="00000000" w:rsidR="00000000" w:rsidRPr="00000000">
        <w:rPr>
          <w:rtl w:val="0"/>
        </w:rPr>
      </w:r>
    </w:p>
    <w:p w:rsidR="00000000" w:rsidDel="00000000" w:rsidP="00000000" w:rsidRDefault="00000000" w:rsidRPr="00000000" w14:paraId="0000012C">
      <w:pPr>
        <w:rPr>
          <w:rFonts w:ascii="Lexend" w:cs="Lexend" w:eastAsia="Lexend" w:hAnsi="Lexend"/>
        </w:rPr>
      </w:pPr>
      <w:r w:rsidDel="00000000" w:rsidR="00000000" w:rsidRPr="00000000">
        <w:rPr>
          <w:rFonts w:ascii="Lexend" w:cs="Lexend" w:eastAsia="Lexend" w:hAnsi="Lexend"/>
          <w:rtl w:val="0"/>
        </w:rPr>
        <w:t xml:space="preserve">C’est le contenu qui est renvoyé, soit l’entier 3 !</w:t>
      </w:r>
    </w:p>
    <w:p w:rsidR="00000000" w:rsidDel="00000000" w:rsidP="00000000" w:rsidRDefault="00000000" w:rsidRPr="00000000" w14:paraId="0000012D">
      <w:pPr>
        <w:rPr>
          <w:rFonts w:ascii="Lexend" w:cs="Lexend" w:eastAsia="Lexend" w:hAnsi="Lexend"/>
        </w:rPr>
      </w:pPr>
      <w:r w:rsidDel="00000000" w:rsidR="00000000" w:rsidRPr="00000000">
        <w:rPr>
          <w:rtl w:val="0"/>
        </w:rPr>
      </w:r>
    </w:p>
    <w:p w:rsidR="00000000" w:rsidDel="00000000" w:rsidP="00000000" w:rsidRDefault="00000000" w:rsidRPr="00000000" w14:paraId="0000012E">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2F">
      <w:pPr>
        <w:rPr>
          <w:rFonts w:ascii="Lexend" w:cs="Lexend" w:eastAsia="Lexend" w:hAnsi="Lexend"/>
        </w:rPr>
      </w:pPr>
      <w:r w:rsidDel="00000000" w:rsidR="00000000" w:rsidRPr="00000000">
        <w:rPr>
          <w:rtl w:val="0"/>
        </w:rPr>
      </w:r>
    </w:p>
    <w:p w:rsidR="00000000" w:rsidDel="00000000" w:rsidP="00000000" w:rsidRDefault="00000000" w:rsidRPr="00000000" w14:paraId="0000013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31">
      <w:pPr>
        <w:rPr>
          <w:rFonts w:ascii="Lexend" w:cs="Lexend" w:eastAsia="Lexend" w:hAnsi="Lexend"/>
        </w:rPr>
      </w:pPr>
      <w:r w:rsidDel="00000000" w:rsidR="00000000" w:rsidRPr="00000000">
        <w:rPr>
          <w:rtl w:val="0"/>
        </w:rPr>
      </w:r>
    </w:p>
    <w:p w:rsidR="00000000" w:rsidDel="00000000" w:rsidP="00000000" w:rsidRDefault="00000000" w:rsidRPr="00000000" w14:paraId="00000132">
      <w:pPr>
        <w:rPr>
          <w:rFonts w:ascii="Lexend" w:cs="Lexend" w:eastAsia="Lexend" w:hAnsi="Lexend"/>
        </w:rPr>
      </w:pPr>
      <w:r w:rsidDel="00000000" w:rsidR="00000000" w:rsidRPr="00000000">
        <w:rPr>
          <w:rFonts w:ascii="Lexend" w:cs="Lexend" w:eastAsia="Lexend" w:hAnsi="Lexend"/>
          <w:rtl w:val="0"/>
        </w:rPr>
        <w:t xml:space="preserve">On peut alors s’amuser à écrire l’exemple ci-dessous :</w:t>
      </w:r>
    </w:p>
    <w:p w:rsidR="00000000" w:rsidDel="00000000" w:rsidP="00000000" w:rsidRDefault="00000000" w:rsidRPr="00000000" w14:paraId="00000133">
      <w:pPr>
        <w:rPr>
          <w:rFonts w:ascii="Lexend" w:cs="Lexend" w:eastAsia="Lexend" w:hAnsi="Lexend"/>
        </w:rPr>
      </w:pPr>
      <w:r w:rsidDel="00000000" w:rsidR="00000000" w:rsidRPr="00000000">
        <w:rPr>
          <w:rtl w:val="0"/>
        </w:rPr>
      </w:r>
    </w:p>
    <w:p w:rsidR="00000000" w:rsidDel="00000000" w:rsidP="00000000" w:rsidRDefault="00000000" w:rsidRPr="00000000" w14:paraId="00000134">
      <w:pPr>
        <w:rPr>
          <w:rFonts w:ascii="Lexend" w:cs="Lexend" w:eastAsia="Lexend" w:hAnsi="Lexend"/>
        </w:rPr>
      </w:pPr>
      <w:r w:rsidDel="00000000" w:rsidR="00000000" w:rsidRPr="00000000">
        <w:rPr>
          <w:rFonts w:ascii="Lexend" w:cs="Lexend" w:eastAsia="Lexend" w:hAnsi="Lexend"/>
          <w:rtl w:val="0"/>
        </w:rPr>
        <w:t xml:space="preserve">```python</w:t>
      </w:r>
    </w:p>
    <w:p w:rsidR="00000000" w:rsidDel="00000000" w:rsidP="00000000" w:rsidRDefault="00000000" w:rsidRPr="00000000" w14:paraId="00000135">
      <w:pPr>
        <w:rPr>
          <w:rFonts w:ascii="Lexend" w:cs="Lexend" w:eastAsia="Lexend" w:hAnsi="Lexend"/>
        </w:rPr>
      </w:pPr>
      <w:r w:rsidDel="00000000" w:rsidR="00000000" w:rsidRPr="00000000">
        <w:rPr>
          <w:rFonts w:ascii="Lexend" w:cs="Lexend" w:eastAsia="Lexend" w:hAnsi="Lexend"/>
          <w:rtl w:val="0"/>
        </w:rPr>
        <w:t xml:space="preserve">x = 2</w:t>
      </w:r>
    </w:p>
    <w:p w:rsidR="00000000" w:rsidDel="00000000" w:rsidP="00000000" w:rsidRDefault="00000000" w:rsidRPr="00000000" w14:paraId="00000136">
      <w:pPr>
        <w:rPr>
          <w:rFonts w:ascii="Lexend" w:cs="Lexend" w:eastAsia="Lexend" w:hAnsi="Lexend"/>
        </w:rPr>
      </w:pPr>
      <w:r w:rsidDel="00000000" w:rsidR="00000000" w:rsidRPr="00000000">
        <w:rPr>
          <w:rFonts w:ascii="Lexend" w:cs="Lexend" w:eastAsia="Lexend" w:hAnsi="Lexend"/>
          <w:rtl w:val="0"/>
        </w:rPr>
        <w:t xml:space="preserve">y = x</w:t>
      </w:r>
    </w:p>
    <w:p w:rsidR="00000000" w:rsidDel="00000000" w:rsidP="00000000" w:rsidRDefault="00000000" w:rsidRPr="00000000" w14:paraId="00000137">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38">
      <w:pPr>
        <w:rPr>
          <w:rFonts w:ascii="Lexend" w:cs="Lexend" w:eastAsia="Lexend" w:hAnsi="Lexend"/>
        </w:rPr>
      </w:pPr>
      <w:r w:rsidDel="00000000" w:rsidR="00000000" w:rsidRPr="00000000">
        <w:rPr>
          <w:rtl w:val="0"/>
        </w:rPr>
      </w:r>
    </w:p>
    <w:p w:rsidR="00000000" w:rsidDel="00000000" w:rsidP="00000000" w:rsidRDefault="00000000" w:rsidRPr="00000000" w14:paraId="00000139">
      <w:pPr>
        <w:rPr>
          <w:rFonts w:ascii="Lexend" w:cs="Lexend" w:eastAsia="Lexend" w:hAnsi="Lexend"/>
        </w:rPr>
      </w:pPr>
      <w:r w:rsidDel="00000000" w:rsidR="00000000" w:rsidRPr="00000000">
        <w:rPr>
          <w:rFonts w:ascii="Lexend" w:cs="Lexend" w:eastAsia="Lexend" w:hAnsi="Lexend"/>
          <w:rtl w:val="0"/>
        </w:rPr>
        <w:t xml:space="preserve"> Si on appelle y, alors 2 est renvoyé car on a mis le contenu de x dans y.</w:t>
      </w:r>
    </w:p>
    <w:p w:rsidR="00000000" w:rsidDel="00000000" w:rsidP="00000000" w:rsidRDefault="00000000" w:rsidRPr="00000000" w14:paraId="0000013A">
      <w:pPr>
        <w:rPr>
          <w:rFonts w:ascii="Lexend" w:cs="Lexend" w:eastAsia="Lexend" w:hAnsi="Lexend"/>
        </w:rPr>
      </w:pPr>
      <w:r w:rsidDel="00000000" w:rsidR="00000000" w:rsidRPr="00000000">
        <w:rPr>
          <w:rtl w:val="0"/>
        </w:rPr>
      </w:r>
    </w:p>
    <w:p w:rsidR="00000000" w:rsidDel="00000000" w:rsidP="00000000" w:rsidRDefault="00000000" w:rsidRPr="00000000" w14:paraId="0000013B">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3C">
      <w:pPr>
        <w:rPr>
          <w:rFonts w:ascii="Lexend" w:cs="Lexend" w:eastAsia="Lexend" w:hAnsi="Lexend"/>
        </w:rPr>
      </w:pPr>
      <w:r w:rsidDel="00000000" w:rsidR="00000000" w:rsidRPr="00000000">
        <w:rPr>
          <w:rtl w:val="0"/>
        </w:rPr>
      </w:r>
    </w:p>
    <w:p w:rsidR="00000000" w:rsidDel="00000000" w:rsidP="00000000" w:rsidRDefault="00000000" w:rsidRPr="00000000" w14:paraId="0000013D">
      <w:pPr>
        <w:rPr>
          <w:rFonts w:ascii="Lexend" w:cs="Lexend" w:eastAsia="Lexend" w:hAnsi="Lexend"/>
        </w:rPr>
      </w:pPr>
      <w:r w:rsidDel="00000000" w:rsidR="00000000" w:rsidRPr="00000000">
        <w:rPr>
          <w:rFonts w:ascii="Lexend" w:cs="Lexend" w:eastAsia="Lexend" w:hAnsi="Lexend"/>
          <w:rtl w:val="0"/>
        </w:rPr>
        <w:t xml:space="preserve">## III/ Nom des variables</w:t>
      </w:r>
    </w:p>
    <w:p w:rsidR="00000000" w:rsidDel="00000000" w:rsidP="00000000" w:rsidRDefault="00000000" w:rsidRPr="00000000" w14:paraId="0000013E">
      <w:pPr>
        <w:rPr>
          <w:rFonts w:ascii="Lexend" w:cs="Lexend" w:eastAsia="Lexend" w:hAnsi="Lexend"/>
        </w:rPr>
      </w:pPr>
      <w:r w:rsidDel="00000000" w:rsidR="00000000" w:rsidRPr="00000000">
        <w:rPr>
          <w:rtl w:val="0"/>
        </w:rPr>
      </w:r>
    </w:p>
    <w:p w:rsidR="00000000" w:rsidDel="00000000" w:rsidP="00000000" w:rsidRDefault="00000000" w:rsidRPr="00000000" w14:paraId="0000013F">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40">
      <w:pPr>
        <w:rPr>
          <w:rFonts w:ascii="Lexend" w:cs="Lexend" w:eastAsia="Lexend" w:hAnsi="Lexend"/>
        </w:rPr>
      </w:pPr>
      <w:r w:rsidDel="00000000" w:rsidR="00000000" w:rsidRPr="00000000">
        <w:rPr>
          <w:rtl w:val="0"/>
        </w:rPr>
      </w:r>
    </w:p>
    <w:p w:rsidR="00000000" w:rsidDel="00000000" w:rsidP="00000000" w:rsidRDefault="00000000" w:rsidRPr="00000000" w14:paraId="00000141">
      <w:pPr>
        <w:rPr>
          <w:rFonts w:ascii="Lexend" w:cs="Lexend" w:eastAsia="Lexend" w:hAnsi="Lexend"/>
        </w:rPr>
      </w:pPr>
      <w:r w:rsidDel="00000000" w:rsidR="00000000" w:rsidRPr="00000000">
        <w:rPr>
          <w:rFonts w:ascii="Lexend" w:cs="Lexend" w:eastAsia="Lexend" w:hAnsi="Lexend"/>
          <w:rtl w:val="0"/>
        </w:rPr>
        <w:t xml:space="preserve">Même si nous avons une certaine liberté dans le choix des noms de variables, quelques règles doivent être respectées.</w:t>
      </w:r>
    </w:p>
    <w:p w:rsidR="00000000" w:rsidDel="00000000" w:rsidP="00000000" w:rsidRDefault="00000000" w:rsidRPr="00000000" w14:paraId="00000142">
      <w:pPr>
        <w:rPr>
          <w:rFonts w:ascii="Lexend" w:cs="Lexend" w:eastAsia="Lexend" w:hAnsi="Lexend"/>
        </w:rPr>
      </w:pPr>
      <w:r w:rsidDel="00000000" w:rsidR="00000000" w:rsidRPr="00000000">
        <w:rPr>
          <w:rtl w:val="0"/>
        </w:rPr>
      </w:r>
    </w:p>
    <w:p w:rsidR="00000000" w:rsidDel="00000000" w:rsidP="00000000" w:rsidRDefault="00000000" w:rsidRPr="00000000" w14:paraId="00000143">
      <w:pPr>
        <w:rPr>
          <w:rFonts w:ascii="Lexend" w:cs="Lexend" w:eastAsia="Lexend" w:hAnsi="Lexend"/>
        </w:rPr>
      </w:pPr>
      <w:r w:rsidDel="00000000" w:rsidR="00000000" w:rsidRPr="00000000">
        <w:rPr>
          <w:rFonts w:ascii="Lexend" w:cs="Lexend" w:eastAsia="Lexend" w:hAnsi="Lexend"/>
          <w:rtl w:val="0"/>
        </w:rPr>
        <w:t xml:space="preserve">Un nom de variable peut contenir :</w:t>
      </w:r>
    </w:p>
    <w:p w:rsidR="00000000" w:rsidDel="00000000" w:rsidP="00000000" w:rsidRDefault="00000000" w:rsidRPr="00000000" w14:paraId="00000144">
      <w:pPr>
        <w:rPr>
          <w:rFonts w:ascii="Lexend" w:cs="Lexend" w:eastAsia="Lexend" w:hAnsi="Lexend"/>
        </w:rPr>
      </w:pPr>
      <w:r w:rsidDel="00000000" w:rsidR="00000000" w:rsidRPr="00000000">
        <w:rPr>
          <w:rtl w:val="0"/>
        </w:rPr>
      </w:r>
    </w:p>
    <w:p w:rsidR="00000000" w:rsidDel="00000000" w:rsidP="00000000" w:rsidRDefault="00000000" w:rsidRPr="00000000" w14:paraId="00000145">
      <w:pPr>
        <w:rPr>
          <w:rFonts w:ascii="Lexend" w:cs="Lexend" w:eastAsia="Lexend" w:hAnsi="Lexend"/>
        </w:rPr>
      </w:pPr>
      <w:r w:rsidDel="00000000" w:rsidR="00000000" w:rsidRPr="00000000">
        <w:rPr>
          <w:rFonts w:ascii="Lexend" w:cs="Lexend" w:eastAsia="Lexend" w:hAnsi="Lexend"/>
          <w:rtl w:val="0"/>
        </w:rPr>
        <w:t xml:space="preserve">-    des lettres de a à z, minuscules ou majuscules ;</w:t>
      </w:r>
    </w:p>
    <w:p w:rsidR="00000000" w:rsidDel="00000000" w:rsidP="00000000" w:rsidRDefault="00000000" w:rsidRPr="00000000" w14:paraId="00000146">
      <w:pPr>
        <w:rPr>
          <w:rFonts w:ascii="Lexend" w:cs="Lexend" w:eastAsia="Lexend" w:hAnsi="Lexend"/>
        </w:rPr>
      </w:pPr>
      <w:r w:rsidDel="00000000" w:rsidR="00000000" w:rsidRPr="00000000">
        <w:rPr>
          <w:rFonts w:ascii="Lexend" w:cs="Lexend" w:eastAsia="Lexend" w:hAnsi="Lexend"/>
          <w:rtl w:val="0"/>
        </w:rPr>
        <w:t xml:space="preserve">-   des chiffres (mais pas uniquement) ;</w:t>
      </w:r>
    </w:p>
    <w:p w:rsidR="00000000" w:rsidDel="00000000" w:rsidP="00000000" w:rsidRDefault="00000000" w:rsidRPr="00000000" w14:paraId="00000147">
      <w:pPr>
        <w:rPr>
          <w:rFonts w:ascii="Lexend" w:cs="Lexend" w:eastAsia="Lexend" w:hAnsi="Lexend"/>
        </w:rPr>
      </w:pPr>
      <w:r w:rsidDel="00000000" w:rsidR="00000000" w:rsidRPr="00000000">
        <w:rPr>
          <w:rFonts w:ascii="Lexend" w:cs="Lexend" w:eastAsia="Lexend" w:hAnsi="Lexend"/>
          <w:rtl w:val="0"/>
        </w:rPr>
        <w:t xml:space="preserve">-   le caractère underscore « \_ ».</w:t>
      </w:r>
    </w:p>
    <w:p w:rsidR="00000000" w:rsidDel="00000000" w:rsidP="00000000" w:rsidRDefault="00000000" w:rsidRPr="00000000" w14:paraId="00000148">
      <w:pPr>
        <w:rPr>
          <w:rFonts w:ascii="Lexend" w:cs="Lexend" w:eastAsia="Lexend" w:hAnsi="Lexend"/>
        </w:rPr>
      </w:pPr>
      <w:r w:rsidDel="00000000" w:rsidR="00000000" w:rsidRPr="00000000">
        <w:rPr>
          <w:rtl w:val="0"/>
        </w:rPr>
      </w:r>
    </w:p>
    <w:p w:rsidR="00000000" w:rsidDel="00000000" w:rsidP="00000000" w:rsidRDefault="00000000" w:rsidRPr="00000000" w14:paraId="00000149">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4A">
      <w:pPr>
        <w:rPr>
          <w:rFonts w:ascii="Lexend" w:cs="Lexend" w:eastAsia="Lexend" w:hAnsi="Lexend"/>
        </w:rPr>
      </w:pPr>
      <w:r w:rsidDel="00000000" w:rsidR="00000000" w:rsidRPr="00000000">
        <w:rPr>
          <w:rtl w:val="0"/>
        </w:rPr>
      </w:r>
    </w:p>
    <w:p w:rsidR="00000000" w:rsidDel="00000000" w:rsidP="00000000" w:rsidRDefault="00000000" w:rsidRPr="00000000" w14:paraId="0000014B">
      <w:pPr>
        <w:rPr>
          <w:rFonts w:ascii="Lexend" w:cs="Lexend" w:eastAsia="Lexend" w:hAnsi="Lexend"/>
        </w:rPr>
      </w:pPr>
      <w:r w:rsidDel="00000000" w:rsidR="00000000" w:rsidRPr="00000000">
        <w:rPr>
          <w:rFonts w:ascii="Lexend" w:cs="Lexend" w:eastAsia="Lexend" w:hAnsi="Lexend"/>
          <w:rtl w:val="0"/>
        </w:rPr>
        <w:t xml:space="preserve">**Attention !** Python est “sensible à la casse”, c’est-à-dire que les lettres minuscules et majuscules sont différenciées. Par exemple, les variables codeclique et CodeClique sont différentes ! </w:t>
      </w:r>
    </w:p>
    <w:p w:rsidR="00000000" w:rsidDel="00000000" w:rsidP="00000000" w:rsidRDefault="00000000" w:rsidRPr="00000000" w14:paraId="0000014C">
      <w:pPr>
        <w:rPr>
          <w:rFonts w:ascii="Lexend" w:cs="Lexend" w:eastAsia="Lexend" w:hAnsi="Lexend"/>
        </w:rPr>
      </w:pPr>
      <w:r w:rsidDel="00000000" w:rsidR="00000000" w:rsidRPr="00000000">
        <w:rPr>
          <w:rtl w:val="0"/>
        </w:rPr>
      </w:r>
    </w:p>
    <w:p w:rsidR="00000000" w:rsidDel="00000000" w:rsidP="00000000" w:rsidRDefault="00000000" w:rsidRPr="00000000" w14:paraId="0000014D">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4E">
      <w:pPr>
        <w:rPr>
          <w:rFonts w:ascii="Lexend" w:cs="Lexend" w:eastAsia="Lexend" w:hAnsi="Lexend"/>
        </w:rPr>
      </w:pPr>
      <w:r w:rsidDel="00000000" w:rsidR="00000000" w:rsidRPr="00000000">
        <w:rPr>
          <w:rtl w:val="0"/>
        </w:rPr>
      </w:r>
    </w:p>
    <w:p w:rsidR="00000000" w:rsidDel="00000000" w:rsidP="00000000" w:rsidRDefault="00000000" w:rsidRPr="00000000" w14:paraId="0000014F">
      <w:pPr>
        <w:rPr>
          <w:rFonts w:ascii="Lexend" w:cs="Lexend" w:eastAsia="Lexend" w:hAnsi="Lexend"/>
        </w:rPr>
      </w:pPr>
      <w:r w:rsidDel="00000000" w:rsidR="00000000" w:rsidRPr="00000000">
        <w:rPr>
          <w:rFonts w:ascii="Lexend" w:cs="Lexend" w:eastAsia="Lexend" w:hAnsi="Lexend"/>
          <w:rtl w:val="0"/>
        </w:rPr>
        <w:t xml:space="preserve">En revanche, il est interdit de mettre des espaces et un nom de variable ne doit pas commencer par un chiffre. </w:t>
      </w:r>
    </w:p>
    <w:p w:rsidR="00000000" w:rsidDel="00000000" w:rsidP="00000000" w:rsidRDefault="00000000" w:rsidRPr="00000000" w14:paraId="00000150">
      <w:pPr>
        <w:rPr>
          <w:rFonts w:ascii="Lexend" w:cs="Lexend" w:eastAsia="Lexend" w:hAnsi="Lexend"/>
        </w:rPr>
      </w:pPr>
      <w:r w:rsidDel="00000000" w:rsidR="00000000" w:rsidRPr="00000000">
        <w:rPr>
          <w:rtl w:val="0"/>
        </w:rPr>
      </w:r>
    </w:p>
    <w:p w:rsidR="00000000" w:rsidDel="00000000" w:rsidP="00000000" w:rsidRDefault="00000000" w:rsidRPr="00000000" w14:paraId="00000151">
      <w:pPr>
        <w:rPr>
          <w:rFonts w:ascii="Lexend" w:cs="Lexend" w:eastAsia="Lexend" w:hAnsi="Lexend"/>
        </w:rPr>
      </w:pPr>
      <w:r w:rsidDel="00000000" w:rsidR="00000000" w:rsidRPr="00000000">
        <w:rPr>
          <w:rFonts w:ascii="Lexend" w:cs="Lexend" w:eastAsia="Lexend" w:hAnsi="Lexend"/>
          <w:rtl w:val="0"/>
        </w:rPr>
        <w:t xml:space="preserve">Il est également fortement conseillé d’éviter : </w:t>
      </w:r>
    </w:p>
    <w:p w:rsidR="00000000" w:rsidDel="00000000" w:rsidP="00000000" w:rsidRDefault="00000000" w:rsidRPr="00000000" w14:paraId="00000152">
      <w:pPr>
        <w:rPr>
          <w:rFonts w:ascii="Lexend" w:cs="Lexend" w:eastAsia="Lexend" w:hAnsi="Lexend"/>
        </w:rPr>
      </w:pPr>
      <w:r w:rsidDel="00000000" w:rsidR="00000000" w:rsidRPr="00000000">
        <w:rPr>
          <w:rtl w:val="0"/>
        </w:rPr>
      </w:r>
    </w:p>
    <w:p w:rsidR="00000000" w:rsidDel="00000000" w:rsidP="00000000" w:rsidRDefault="00000000" w:rsidRPr="00000000" w14:paraId="00000153">
      <w:pPr>
        <w:rPr>
          <w:rFonts w:ascii="Lexend" w:cs="Lexend" w:eastAsia="Lexend" w:hAnsi="Lexend"/>
        </w:rPr>
      </w:pPr>
      <w:r w:rsidDel="00000000" w:rsidR="00000000" w:rsidRPr="00000000">
        <w:rPr>
          <w:rFonts w:ascii="Lexend" w:cs="Lexend" w:eastAsia="Lexend" w:hAnsi="Lexend"/>
          <w:rtl w:val="0"/>
        </w:rPr>
        <w:t xml:space="preserve">-   De commencer par un underscore, car ce caractère a une signification particulière en Python. </w:t>
      </w:r>
    </w:p>
    <w:p w:rsidR="00000000" w:rsidDel="00000000" w:rsidP="00000000" w:rsidRDefault="00000000" w:rsidRPr="00000000" w14:paraId="00000154">
      <w:pPr>
        <w:rPr>
          <w:rFonts w:ascii="Lexend" w:cs="Lexend" w:eastAsia="Lexend" w:hAnsi="Lexend"/>
        </w:rPr>
      </w:pPr>
      <w:r w:rsidDel="00000000" w:rsidR="00000000" w:rsidRPr="00000000">
        <w:rPr>
          <w:rFonts w:ascii="Lexend" w:cs="Lexend" w:eastAsia="Lexend" w:hAnsi="Lexend"/>
          <w:rtl w:val="0"/>
        </w:rPr>
        <w:t xml:space="preserve">-   D’utiliser les mots réservés du langage, comme « print », « for » ou « if ». La liste complète des mots réservés sera vue ultérieurement.</w:t>
      </w:r>
    </w:p>
    <w:p w:rsidR="00000000" w:rsidDel="00000000" w:rsidP="00000000" w:rsidRDefault="00000000" w:rsidRPr="00000000" w14:paraId="00000155">
      <w:pPr>
        <w:rPr>
          <w:rFonts w:ascii="Lexend" w:cs="Lexend" w:eastAsia="Lexend" w:hAnsi="Lexend"/>
        </w:rPr>
      </w:pPr>
      <w:r w:rsidDel="00000000" w:rsidR="00000000" w:rsidRPr="00000000">
        <w:rPr>
          <w:rtl w:val="0"/>
        </w:rPr>
      </w:r>
    </w:p>
    <w:p w:rsidR="00000000" w:rsidDel="00000000" w:rsidP="00000000" w:rsidRDefault="00000000" w:rsidRPr="00000000" w14:paraId="00000156">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57">
      <w:pPr>
        <w:rPr>
          <w:rFonts w:ascii="Lexend" w:cs="Lexend" w:eastAsia="Lexend" w:hAnsi="Lexend"/>
        </w:rPr>
      </w:pPr>
      <w:r w:rsidDel="00000000" w:rsidR="00000000" w:rsidRPr="00000000">
        <w:rPr>
          <w:rtl w:val="0"/>
        </w:rPr>
      </w:r>
    </w:p>
    <w:p w:rsidR="00000000" w:rsidDel="00000000" w:rsidP="00000000" w:rsidRDefault="00000000" w:rsidRPr="00000000" w14:paraId="00000158">
      <w:pPr>
        <w:rPr>
          <w:rFonts w:ascii="Lexend" w:cs="Lexend" w:eastAsia="Lexend" w:hAnsi="Lexend"/>
        </w:rPr>
      </w:pPr>
      <w:r w:rsidDel="00000000" w:rsidR="00000000" w:rsidRPr="00000000">
        <w:rPr>
          <w:rFonts w:ascii="Lexend" w:cs="Lexend" w:eastAsia="Lexend" w:hAnsi="Lexend"/>
          <w:rtl w:val="0"/>
        </w:rPr>
        <w:t xml:space="preserve">Enfin, il est fortement recommandé d’utiliser des noms de variables explicites afin d’améliorer la lisibilité et la compréhension du code.</w:t>
      </w:r>
    </w:p>
    <w:p w:rsidR="00000000" w:rsidDel="00000000" w:rsidP="00000000" w:rsidRDefault="00000000" w:rsidRPr="00000000" w14:paraId="00000159">
      <w:pPr>
        <w:rPr>
          <w:rFonts w:ascii="Lexend" w:cs="Lexend" w:eastAsia="Lexend" w:hAnsi="Lexend"/>
        </w:rPr>
      </w:pPr>
      <w:r w:rsidDel="00000000" w:rsidR="00000000" w:rsidRPr="00000000">
        <w:rPr>
          <w:rtl w:val="0"/>
        </w:rPr>
      </w:r>
    </w:p>
    <w:p w:rsidR="00000000" w:rsidDel="00000000" w:rsidP="00000000" w:rsidRDefault="00000000" w:rsidRPr="00000000" w14:paraId="0000015A">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5B">
      <w:pPr>
        <w:rPr>
          <w:rFonts w:ascii="Lexend" w:cs="Lexend" w:eastAsia="Lexend" w:hAnsi="Lexend"/>
        </w:rPr>
      </w:pPr>
      <w:r w:rsidDel="00000000" w:rsidR="00000000" w:rsidRPr="00000000">
        <w:rPr>
          <w:rtl w:val="0"/>
        </w:rPr>
      </w:r>
    </w:p>
    <w:p w:rsidR="00000000" w:rsidDel="00000000" w:rsidP="00000000" w:rsidRDefault="00000000" w:rsidRPr="00000000" w14:paraId="0000015C">
      <w:pPr>
        <w:rPr>
          <w:rFonts w:ascii="Lexend" w:cs="Lexend" w:eastAsia="Lexend" w:hAnsi="Lexend"/>
        </w:rPr>
      </w:pPr>
      <w:r w:rsidDel="00000000" w:rsidR="00000000" w:rsidRPr="00000000">
        <w:rPr>
          <w:rFonts w:ascii="Lexend" w:cs="Lexend" w:eastAsia="Lexend" w:hAnsi="Lexend"/>
          <w:rtl w:val="0"/>
        </w:rPr>
        <w:t xml:space="preserve">**EXERCICES** : </w:t>
      </w:r>
    </w:p>
    <w:p w:rsidR="00000000" w:rsidDel="00000000" w:rsidP="00000000" w:rsidRDefault="00000000" w:rsidRPr="00000000" w14:paraId="0000015D">
      <w:pPr>
        <w:rPr>
          <w:rFonts w:ascii="Lexend" w:cs="Lexend" w:eastAsia="Lexend" w:hAnsi="Lexend"/>
        </w:rPr>
      </w:pPr>
      <w:r w:rsidDel="00000000" w:rsidR="00000000" w:rsidRPr="00000000">
        <w:rPr>
          <w:rtl w:val="0"/>
        </w:rPr>
      </w:r>
    </w:p>
    <w:p w:rsidR="00000000" w:rsidDel="00000000" w:rsidP="00000000" w:rsidRDefault="00000000" w:rsidRPr="00000000" w14:paraId="0000015E">
      <w:pPr>
        <w:rPr>
          <w:rFonts w:ascii="Lexend" w:cs="Lexend" w:eastAsia="Lexend" w:hAnsi="Lexend"/>
        </w:rPr>
      </w:pPr>
      <w:r w:rsidDel="00000000" w:rsidR="00000000" w:rsidRPr="00000000">
        <w:rPr>
          <w:rFonts w:ascii="Lexend" w:cs="Lexend" w:eastAsia="Lexend" w:hAnsi="Lexend"/>
          <w:rtl w:val="0"/>
        </w:rPr>
        <w:t xml:space="preserve">1.    </w:t>
      </w:r>
    </w:p>
    <w:p w:rsidR="00000000" w:rsidDel="00000000" w:rsidP="00000000" w:rsidRDefault="00000000" w:rsidRPr="00000000" w14:paraId="0000015F">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60">
      <w:pPr>
        <w:rPr>
          <w:rFonts w:ascii="Lexend" w:cs="Lexend" w:eastAsia="Lexend" w:hAnsi="Lexend"/>
        </w:rPr>
      </w:pPr>
      <w:r w:rsidDel="00000000" w:rsidR="00000000" w:rsidRPr="00000000">
        <w:rPr>
          <w:rFonts w:ascii="Lexend" w:cs="Lexend" w:eastAsia="Lexend" w:hAnsi="Lexend"/>
          <w:rtl w:val="0"/>
        </w:rPr>
        <w:t xml:space="preserve">```python</w:t>
      </w:r>
    </w:p>
    <w:p w:rsidR="00000000" w:rsidDel="00000000" w:rsidP="00000000" w:rsidRDefault="00000000" w:rsidRPr="00000000" w14:paraId="00000161">
      <w:pPr>
        <w:rPr>
          <w:rFonts w:ascii="Lexend" w:cs="Lexend" w:eastAsia="Lexend" w:hAnsi="Lexend"/>
        </w:rPr>
      </w:pPr>
      <w:r w:rsidDel="00000000" w:rsidR="00000000" w:rsidRPr="00000000">
        <w:rPr>
          <w:rFonts w:ascii="Lexend" w:cs="Lexend" w:eastAsia="Lexend" w:hAnsi="Lexend"/>
          <w:rtl w:val="0"/>
        </w:rPr>
        <w:t xml:space="preserve">variable=3</w:t>
      </w:r>
    </w:p>
    <w:p w:rsidR="00000000" w:rsidDel="00000000" w:rsidP="00000000" w:rsidRDefault="00000000" w:rsidRPr="00000000" w14:paraId="00000162">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63">
      <w:pPr>
        <w:rPr>
          <w:rFonts w:ascii="Lexend" w:cs="Lexend" w:eastAsia="Lexend" w:hAnsi="Lexend"/>
        </w:rPr>
      </w:pPr>
      <w:r w:rsidDel="00000000" w:rsidR="00000000" w:rsidRPr="00000000">
        <w:rPr>
          <w:rtl w:val="0"/>
        </w:rPr>
      </w:r>
    </w:p>
    <w:p w:rsidR="00000000" w:rsidDel="00000000" w:rsidP="00000000" w:rsidRDefault="00000000" w:rsidRPr="00000000" w14:paraId="00000164">
      <w:pPr>
        <w:rPr>
          <w:rFonts w:ascii="Lexend" w:cs="Lexend" w:eastAsia="Lexend" w:hAnsi="Lexend"/>
        </w:rPr>
      </w:pPr>
      <w:r w:rsidDel="00000000" w:rsidR="00000000" w:rsidRPr="00000000">
        <w:rPr>
          <w:rFonts w:ascii="Lexend" w:cs="Lexend" w:eastAsia="Lexend" w:hAnsi="Lexend"/>
          <w:rtl w:val="0"/>
        </w:rPr>
        <w:t xml:space="preserve">Que renvoie variable ?</w:t>
      </w:r>
    </w:p>
    <w:p w:rsidR="00000000" w:rsidDel="00000000" w:rsidP="00000000" w:rsidRDefault="00000000" w:rsidRPr="00000000" w14:paraId="00000165">
      <w:pPr>
        <w:rPr>
          <w:rFonts w:ascii="Lexend" w:cs="Lexend" w:eastAsia="Lexend" w:hAnsi="Lexend"/>
        </w:rPr>
      </w:pPr>
      <w:r w:rsidDel="00000000" w:rsidR="00000000" w:rsidRPr="00000000">
        <w:rPr>
          <w:rtl w:val="0"/>
        </w:rPr>
      </w:r>
    </w:p>
    <w:p w:rsidR="00000000" w:rsidDel="00000000" w:rsidP="00000000" w:rsidRDefault="00000000" w:rsidRPr="00000000" w14:paraId="00000166">
      <w:pPr>
        <w:rPr>
          <w:rFonts w:ascii="Lexend" w:cs="Lexend" w:eastAsia="Lexend" w:hAnsi="Lexend"/>
        </w:rPr>
      </w:pPr>
      <w:r w:rsidDel="00000000" w:rsidR="00000000" w:rsidRPr="00000000">
        <w:rPr>
          <w:rFonts w:ascii="Lexend" w:cs="Lexend" w:eastAsia="Lexend" w:hAnsi="Lexend"/>
          <w:rtl w:val="0"/>
        </w:rPr>
        <w:t xml:space="preserve">2.  </w:t>
      </w:r>
    </w:p>
    <w:p w:rsidR="00000000" w:rsidDel="00000000" w:rsidP="00000000" w:rsidRDefault="00000000" w:rsidRPr="00000000" w14:paraId="00000167">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68">
      <w:pPr>
        <w:rPr>
          <w:rFonts w:ascii="Lexend" w:cs="Lexend" w:eastAsia="Lexend" w:hAnsi="Lexend"/>
        </w:rPr>
      </w:pPr>
      <w:r w:rsidDel="00000000" w:rsidR="00000000" w:rsidRPr="00000000">
        <w:rPr>
          <w:rFonts w:ascii="Lexend" w:cs="Lexend" w:eastAsia="Lexend" w:hAnsi="Lexend"/>
          <w:rtl w:val="0"/>
        </w:rPr>
        <w:t xml:space="preserve">```python</w:t>
      </w:r>
    </w:p>
    <w:p w:rsidR="00000000" w:rsidDel="00000000" w:rsidP="00000000" w:rsidRDefault="00000000" w:rsidRPr="00000000" w14:paraId="00000169">
      <w:pPr>
        <w:rPr>
          <w:rFonts w:ascii="Lexend" w:cs="Lexend" w:eastAsia="Lexend" w:hAnsi="Lexend"/>
        </w:rPr>
      </w:pPr>
      <w:r w:rsidDel="00000000" w:rsidR="00000000" w:rsidRPr="00000000">
        <w:rPr>
          <w:rFonts w:ascii="Lexend" w:cs="Lexend" w:eastAsia="Lexend" w:hAnsi="Lexend"/>
          <w:rtl w:val="0"/>
        </w:rPr>
        <w:t xml:space="preserve">variable = 45</w:t>
      </w:r>
    </w:p>
    <w:p w:rsidR="00000000" w:rsidDel="00000000" w:rsidP="00000000" w:rsidRDefault="00000000" w:rsidRPr="00000000" w14:paraId="0000016A">
      <w:pPr>
        <w:rPr>
          <w:rFonts w:ascii="Lexend" w:cs="Lexend" w:eastAsia="Lexend" w:hAnsi="Lexend"/>
        </w:rPr>
      </w:pPr>
      <w:r w:rsidDel="00000000" w:rsidR="00000000" w:rsidRPr="00000000">
        <w:rPr>
          <w:rFonts w:ascii="Lexend" w:cs="Lexend" w:eastAsia="Lexend" w:hAnsi="Lexend"/>
          <w:rtl w:val="0"/>
        </w:rPr>
        <w:t xml:space="preserve">Variable = 56</w:t>
      </w:r>
    </w:p>
    <w:p w:rsidR="00000000" w:rsidDel="00000000" w:rsidP="00000000" w:rsidRDefault="00000000" w:rsidRPr="00000000" w14:paraId="0000016B">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6C">
      <w:pPr>
        <w:rPr>
          <w:rFonts w:ascii="Lexend" w:cs="Lexend" w:eastAsia="Lexend" w:hAnsi="Lexend"/>
        </w:rPr>
      </w:pPr>
      <w:r w:rsidDel="00000000" w:rsidR="00000000" w:rsidRPr="00000000">
        <w:rPr>
          <w:rtl w:val="0"/>
        </w:rPr>
      </w:r>
    </w:p>
    <w:p w:rsidR="00000000" w:rsidDel="00000000" w:rsidP="00000000" w:rsidRDefault="00000000" w:rsidRPr="00000000" w14:paraId="0000016D">
      <w:pPr>
        <w:rPr>
          <w:rFonts w:ascii="Lexend" w:cs="Lexend" w:eastAsia="Lexend" w:hAnsi="Lexend"/>
        </w:rPr>
      </w:pPr>
      <w:r w:rsidDel="00000000" w:rsidR="00000000" w:rsidRPr="00000000">
        <w:rPr>
          <w:rFonts w:ascii="Lexend" w:cs="Lexend" w:eastAsia="Lexend" w:hAnsi="Lexend"/>
          <w:rtl w:val="0"/>
        </w:rPr>
        <w:t xml:space="preserve">Que renvoie variable ? Et Variable ?</w:t>
      </w:r>
    </w:p>
    <w:p w:rsidR="00000000" w:rsidDel="00000000" w:rsidP="00000000" w:rsidRDefault="00000000" w:rsidRPr="00000000" w14:paraId="0000016E">
      <w:pPr>
        <w:rPr>
          <w:rFonts w:ascii="Lexend" w:cs="Lexend" w:eastAsia="Lexend" w:hAnsi="Lexend"/>
        </w:rPr>
      </w:pPr>
      <w:r w:rsidDel="00000000" w:rsidR="00000000" w:rsidRPr="00000000">
        <w:rPr>
          <w:rtl w:val="0"/>
        </w:rPr>
      </w:r>
    </w:p>
    <w:p w:rsidR="00000000" w:rsidDel="00000000" w:rsidP="00000000" w:rsidRDefault="00000000" w:rsidRPr="00000000" w14:paraId="0000016F">
      <w:pPr>
        <w:rPr>
          <w:rFonts w:ascii="Lexend" w:cs="Lexend" w:eastAsia="Lexend" w:hAnsi="Lexend"/>
        </w:rPr>
      </w:pPr>
      <w:r w:rsidDel="00000000" w:rsidR="00000000" w:rsidRPr="00000000">
        <w:rPr>
          <w:rFonts w:ascii="Lexend" w:cs="Lexend" w:eastAsia="Lexend" w:hAnsi="Lexend"/>
          <w:rtl w:val="0"/>
        </w:rPr>
        <w:t xml:space="preserve">3. </w:t>
      </w:r>
    </w:p>
    <w:p w:rsidR="00000000" w:rsidDel="00000000" w:rsidP="00000000" w:rsidRDefault="00000000" w:rsidRPr="00000000" w14:paraId="0000017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71">
      <w:pPr>
        <w:rPr>
          <w:rFonts w:ascii="Lexend" w:cs="Lexend" w:eastAsia="Lexend" w:hAnsi="Lexend"/>
        </w:rPr>
      </w:pPr>
      <w:r w:rsidDel="00000000" w:rsidR="00000000" w:rsidRPr="00000000">
        <w:rPr>
          <w:rFonts w:ascii="Lexend" w:cs="Lexend" w:eastAsia="Lexend" w:hAnsi="Lexend"/>
          <w:rtl w:val="0"/>
        </w:rPr>
        <w:t xml:space="preserve">```python</w:t>
      </w:r>
    </w:p>
    <w:p w:rsidR="00000000" w:rsidDel="00000000" w:rsidP="00000000" w:rsidRDefault="00000000" w:rsidRPr="00000000" w14:paraId="00000172">
      <w:pPr>
        <w:rPr>
          <w:rFonts w:ascii="Lexend" w:cs="Lexend" w:eastAsia="Lexend" w:hAnsi="Lexend"/>
        </w:rPr>
      </w:pPr>
      <w:r w:rsidDel="00000000" w:rsidR="00000000" w:rsidRPr="00000000">
        <w:rPr>
          <w:rFonts w:ascii="Lexend" w:cs="Lexend" w:eastAsia="Lexend" w:hAnsi="Lexend"/>
          <w:rtl w:val="0"/>
        </w:rPr>
        <w:t xml:space="preserve">test = 1</w:t>
      </w:r>
    </w:p>
    <w:p w:rsidR="00000000" w:rsidDel="00000000" w:rsidP="00000000" w:rsidRDefault="00000000" w:rsidRPr="00000000" w14:paraId="00000173">
      <w:pPr>
        <w:rPr>
          <w:rFonts w:ascii="Lexend" w:cs="Lexend" w:eastAsia="Lexend" w:hAnsi="Lexend"/>
        </w:rPr>
      </w:pPr>
      <w:r w:rsidDel="00000000" w:rsidR="00000000" w:rsidRPr="00000000">
        <w:rPr>
          <w:rFonts w:ascii="Lexend" w:cs="Lexend" w:eastAsia="Lexend" w:hAnsi="Lexend"/>
          <w:rtl w:val="0"/>
        </w:rPr>
        <w:t xml:space="preserve">TEST = 0</w:t>
      </w:r>
    </w:p>
    <w:p w:rsidR="00000000" w:rsidDel="00000000" w:rsidP="00000000" w:rsidRDefault="00000000" w:rsidRPr="00000000" w14:paraId="00000174">
      <w:pPr>
        <w:rPr>
          <w:rFonts w:ascii="Lexend" w:cs="Lexend" w:eastAsia="Lexend" w:hAnsi="Lexend"/>
        </w:rPr>
      </w:pPr>
      <w:r w:rsidDel="00000000" w:rsidR="00000000" w:rsidRPr="00000000">
        <w:rPr>
          <w:rFonts w:ascii="Lexend" w:cs="Lexend" w:eastAsia="Lexend" w:hAnsi="Lexend"/>
          <w:rtl w:val="0"/>
        </w:rPr>
        <w:t xml:space="preserve">TEST = test</w:t>
      </w:r>
    </w:p>
    <w:p w:rsidR="00000000" w:rsidDel="00000000" w:rsidP="00000000" w:rsidRDefault="00000000" w:rsidRPr="00000000" w14:paraId="00000175">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176">
      <w:pPr>
        <w:rPr>
          <w:rFonts w:ascii="Lexend" w:cs="Lexend" w:eastAsia="Lexend" w:hAnsi="Lexend"/>
        </w:rPr>
      </w:pPr>
      <w:r w:rsidDel="00000000" w:rsidR="00000000" w:rsidRPr="00000000">
        <w:rPr>
          <w:rtl w:val="0"/>
        </w:rPr>
      </w:r>
    </w:p>
    <w:p w:rsidR="00000000" w:rsidDel="00000000" w:rsidP="00000000" w:rsidRDefault="00000000" w:rsidRPr="00000000" w14:paraId="00000177">
      <w:pPr>
        <w:rPr>
          <w:rFonts w:ascii="Lexend" w:cs="Lexend" w:eastAsia="Lexend" w:hAnsi="Lexend"/>
        </w:rPr>
      </w:pPr>
      <w:r w:rsidDel="00000000" w:rsidR="00000000" w:rsidRPr="00000000">
        <w:rPr>
          <w:rFonts w:ascii="Lexend" w:cs="Lexend" w:eastAsia="Lexend" w:hAnsi="Lexend"/>
          <w:rtl w:val="0"/>
        </w:rPr>
        <w:t xml:space="preserve">Que renvoie TEST ? Et test ?</w:t>
      </w:r>
    </w:p>
    <w:p w:rsidR="00000000" w:rsidDel="00000000" w:rsidP="00000000" w:rsidRDefault="00000000" w:rsidRPr="00000000" w14:paraId="00000178">
      <w:pPr>
        <w:rPr>
          <w:rFonts w:ascii="Lexend" w:cs="Lexend" w:eastAsia="Lexend" w:hAnsi="Lexend"/>
        </w:rPr>
      </w:pPr>
      <w:r w:rsidDel="00000000" w:rsidR="00000000" w:rsidRPr="00000000">
        <w:rPr>
          <w:rtl w:val="0"/>
        </w:rPr>
      </w:r>
    </w:p>
    <w:p w:rsidR="00000000" w:rsidDel="00000000" w:rsidP="00000000" w:rsidRDefault="00000000" w:rsidRPr="00000000" w14:paraId="00000179">
      <w:pPr>
        <w:rPr>
          <w:rFonts w:ascii="Lexend" w:cs="Lexend" w:eastAsia="Lexend" w:hAnsi="Lexend"/>
        </w:rPr>
      </w:pPr>
      <w:r w:rsidDel="00000000" w:rsidR="00000000" w:rsidRPr="00000000">
        <w:rPr>
          <w:rFonts w:ascii="Lexend" w:cs="Lexend" w:eastAsia="Lexend" w:hAnsi="Lexend"/>
          <w:rtl w:val="0"/>
        </w:rPr>
        <w:t xml:space="preserve">4. Quels sont les noms de variables valides ?  : </w:t>
      </w:r>
    </w:p>
    <w:p w:rsidR="00000000" w:rsidDel="00000000" w:rsidP="00000000" w:rsidRDefault="00000000" w:rsidRPr="00000000" w14:paraId="0000017A">
      <w:pPr>
        <w:rPr>
          <w:rFonts w:ascii="Lexend" w:cs="Lexend" w:eastAsia="Lexend" w:hAnsi="Lexend"/>
        </w:rPr>
      </w:pPr>
      <w:r w:rsidDel="00000000" w:rsidR="00000000" w:rsidRPr="00000000">
        <w:rPr>
          <w:rtl w:val="0"/>
        </w:rPr>
      </w:r>
    </w:p>
    <w:p w:rsidR="00000000" w:rsidDel="00000000" w:rsidP="00000000" w:rsidRDefault="00000000" w:rsidRPr="00000000" w14:paraId="0000017B">
      <w:pPr>
        <w:rPr>
          <w:rFonts w:ascii="Lexend" w:cs="Lexend" w:eastAsia="Lexend" w:hAnsi="Lexend"/>
        </w:rPr>
      </w:pPr>
      <w:r w:rsidDel="00000000" w:rsidR="00000000" w:rsidRPr="00000000">
        <w:rPr>
          <w:rFonts w:ascii="Lexend" w:cs="Lexend" w:eastAsia="Lexend" w:hAnsi="Lexend"/>
          <w:rtl w:val="0"/>
        </w:rPr>
        <w:t xml:space="preserve">ballon d’or </w:t>
      </w:r>
    </w:p>
    <w:p w:rsidR="00000000" w:rsidDel="00000000" w:rsidP="00000000" w:rsidRDefault="00000000" w:rsidRPr="00000000" w14:paraId="0000017C">
      <w:pPr>
        <w:rPr>
          <w:rFonts w:ascii="Lexend" w:cs="Lexend" w:eastAsia="Lexend" w:hAnsi="Lexend"/>
        </w:rPr>
      </w:pPr>
      <w:r w:rsidDel="00000000" w:rsidR="00000000" w:rsidRPr="00000000">
        <w:rPr>
          <w:rtl w:val="0"/>
        </w:rPr>
      </w:r>
    </w:p>
    <w:p w:rsidR="00000000" w:rsidDel="00000000" w:rsidP="00000000" w:rsidRDefault="00000000" w:rsidRPr="00000000" w14:paraId="0000017D">
      <w:pPr>
        <w:rPr>
          <w:rFonts w:ascii="Lexend" w:cs="Lexend" w:eastAsia="Lexend" w:hAnsi="Lexend"/>
        </w:rPr>
      </w:pPr>
      <w:r w:rsidDel="00000000" w:rsidR="00000000" w:rsidRPr="00000000">
        <w:rPr>
          <w:rFonts w:ascii="Lexend" w:cs="Lexend" w:eastAsia="Lexend" w:hAnsi="Lexend"/>
          <w:rtl w:val="0"/>
        </w:rPr>
        <w:t xml:space="preserve">Ballon d’or </w:t>
      </w:r>
    </w:p>
    <w:p w:rsidR="00000000" w:rsidDel="00000000" w:rsidP="00000000" w:rsidRDefault="00000000" w:rsidRPr="00000000" w14:paraId="0000017E">
      <w:pPr>
        <w:rPr>
          <w:rFonts w:ascii="Lexend" w:cs="Lexend" w:eastAsia="Lexend" w:hAnsi="Lexend"/>
        </w:rPr>
      </w:pPr>
      <w:r w:rsidDel="00000000" w:rsidR="00000000" w:rsidRPr="00000000">
        <w:rPr>
          <w:rtl w:val="0"/>
        </w:rPr>
      </w:r>
    </w:p>
    <w:p w:rsidR="00000000" w:rsidDel="00000000" w:rsidP="00000000" w:rsidRDefault="00000000" w:rsidRPr="00000000" w14:paraId="0000017F">
      <w:pPr>
        <w:rPr>
          <w:rFonts w:ascii="Lexend" w:cs="Lexend" w:eastAsia="Lexend" w:hAnsi="Lexend"/>
        </w:rPr>
      </w:pPr>
      <w:r w:rsidDel="00000000" w:rsidR="00000000" w:rsidRPr="00000000">
        <w:rPr>
          <w:rFonts w:ascii="Lexend" w:cs="Lexend" w:eastAsia="Lexend" w:hAnsi="Lexend"/>
          <w:rtl w:val="0"/>
        </w:rPr>
        <w:t xml:space="preserve">ballon\_d’or</w:t>
      </w:r>
    </w:p>
    <w:p w:rsidR="00000000" w:rsidDel="00000000" w:rsidP="00000000" w:rsidRDefault="00000000" w:rsidRPr="00000000" w14:paraId="00000180">
      <w:pPr>
        <w:rPr>
          <w:rFonts w:ascii="Lexend" w:cs="Lexend" w:eastAsia="Lexend" w:hAnsi="Lexend"/>
        </w:rPr>
      </w:pPr>
      <w:r w:rsidDel="00000000" w:rsidR="00000000" w:rsidRPr="00000000">
        <w:rPr>
          <w:rtl w:val="0"/>
        </w:rPr>
      </w:r>
    </w:p>
    <w:p w:rsidR="00000000" w:rsidDel="00000000" w:rsidP="00000000" w:rsidRDefault="00000000" w:rsidRPr="00000000" w14:paraId="00000181">
      <w:pPr>
        <w:rPr>
          <w:rFonts w:ascii="Lexend" w:cs="Lexend" w:eastAsia="Lexend" w:hAnsi="Lexend"/>
        </w:rPr>
      </w:pPr>
      <w:r w:rsidDel="00000000" w:rsidR="00000000" w:rsidRPr="00000000">
        <w:rPr>
          <w:rFonts w:ascii="Lexend" w:cs="Lexend" w:eastAsia="Lexend" w:hAnsi="Lexend"/>
          <w:rtl w:val="0"/>
        </w:rPr>
        <w:t xml:space="preserve">Ballon\_d’or</w:t>
      </w:r>
    </w:p>
    <w:p w:rsidR="00000000" w:rsidDel="00000000" w:rsidP="00000000" w:rsidRDefault="00000000" w:rsidRPr="00000000" w14:paraId="00000182">
      <w:pPr>
        <w:rPr>
          <w:rFonts w:ascii="Lexend" w:cs="Lexend" w:eastAsia="Lexend" w:hAnsi="Lexend"/>
        </w:rPr>
      </w:pPr>
      <w:r w:rsidDel="00000000" w:rsidR="00000000" w:rsidRPr="00000000">
        <w:rPr>
          <w:rtl w:val="0"/>
        </w:rPr>
      </w:r>
    </w:p>
    <w:p w:rsidR="00000000" w:rsidDel="00000000" w:rsidP="00000000" w:rsidRDefault="00000000" w:rsidRPr="00000000" w14:paraId="00000183">
      <w:pPr>
        <w:rPr>
          <w:rFonts w:ascii="Lexend" w:cs="Lexend" w:eastAsia="Lexend" w:hAnsi="Lexend"/>
        </w:rPr>
      </w:pPr>
      <w:r w:rsidDel="00000000" w:rsidR="00000000" w:rsidRPr="00000000">
        <w:rPr>
          <w:rFonts w:ascii="Lexend" w:cs="Lexend" w:eastAsia="Lexend" w:hAnsi="Lexend"/>
          <w:rtl w:val="0"/>
        </w:rPr>
        <w:t xml:space="preserve">ballon\_d\_or</w:t>
      </w:r>
    </w:p>
    <w:p w:rsidR="00000000" w:rsidDel="00000000" w:rsidP="00000000" w:rsidRDefault="00000000" w:rsidRPr="00000000" w14:paraId="00000184">
      <w:pPr>
        <w:rPr>
          <w:rFonts w:ascii="Lexend" w:cs="Lexend" w:eastAsia="Lexend" w:hAnsi="Lexend"/>
        </w:rPr>
      </w:pPr>
      <w:r w:rsidDel="00000000" w:rsidR="00000000" w:rsidRPr="00000000">
        <w:rPr>
          <w:rtl w:val="0"/>
        </w:rPr>
      </w:r>
    </w:p>
    <w:p w:rsidR="00000000" w:rsidDel="00000000" w:rsidP="00000000" w:rsidRDefault="00000000" w:rsidRPr="00000000" w14:paraId="00000185">
      <w:pPr>
        <w:rPr>
          <w:rFonts w:ascii="Lexend" w:cs="Lexend" w:eastAsia="Lexend" w:hAnsi="Lexend"/>
        </w:rPr>
      </w:pPr>
      <w:r w:rsidDel="00000000" w:rsidR="00000000" w:rsidRPr="00000000">
        <w:rPr>
          <w:rFonts w:ascii="Lexend" w:cs="Lexend" w:eastAsia="Lexend" w:hAnsi="Lexend"/>
          <w:rtl w:val="0"/>
        </w:rPr>
        <w:t xml:space="preserve">Ballon\_d\_or</w:t>
      </w:r>
    </w:p>
    <w:p w:rsidR="00000000" w:rsidDel="00000000" w:rsidP="00000000" w:rsidRDefault="00000000" w:rsidRPr="00000000" w14:paraId="00000186">
      <w:pPr>
        <w:rPr>
          <w:rFonts w:ascii="Lexend" w:cs="Lexend" w:eastAsia="Lexend" w:hAnsi="Lexend"/>
        </w:rPr>
      </w:pPr>
      <w:r w:rsidDel="00000000" w:rsidR="00000000" w:rsidRPr="00000000">
        <w:rPr>
          <w:rtl w:val="0"/>
        </w:rPr>
      </w:r>
    </w:p>
    <w:p w:rsidR="00000000" w:rsidDel="00000000" w:rsidP="00000000" w:rsidRDefault="00000000" w:rsidRPr="00000000" w14:paraId="00000187">
      <w:pPr>
        <w:rPr>
          <w:rFonts w:ascii="Lexend" w:cs="Lexend" w:eastAsia="Lexend" w:hAnsi="Lexend"/>
        </w:rPr>
      </w:pPr>
      <w:r w:rsidDel="00000000" w:rsidR="00000000" w:rsidRPr="00000000">
        <w:rPr>
          <w:rFonts w:ascii="Lexend" w:cs="Lexend" w:eastAsia="Lexend" w:hAnsi="Lexend"/>
          <w:rtl w:val="0"/>
        </w:rPr>
        <w:t xml:space="preserve">\_ballon\_d\_or</w:t>
      </w:r>
    </w:p>
    <w:p w:rsidR="00000000" w:rsidDel="00000000" w:rsidP="00000000" w:rsidRDefault="00000000" w:rsidRPr="00000000" w14:paraId="00000188">
      <w:pPr>
        <w:rPr>
          <w:rFonts w:ascii="Lexend" w:cs="Lexend" w:eastAsia="Lexend" w:hAnsi="Lexend"/>
        </w:rPr>
      </w:pPr>
      <w:r w:rsidDel="00000000" w:rsidR="00000000" w:rsidRPr="00000000">
        <w:rPr>
          <w:rtl w:val="0"/>
        </w:rPr>
      </w:r>
    </w:p>
    <w:p w:rsidR="00000000" w:rsidDel="00000000" w:rsidP="00000000" w:rsidRDefault="00000000" w:rsidRPr="00000000" w14:paraId="00000189">
      <w:pPr>
        <w:rPr>
          <w:rFonts w:ascii="Lexend" w:cs="Lexend" w:eastAsia="Lexend" w:hAnsi="Lexend"/>
        </w:rPr>
      </w:pPr>
      <w:r w:rsidDel="00000000" w:rsidR="00000000" w:rsidRPr="00000000">
        <w:rPr>
          <w:rFonts w:ascii="Lexend" w:cs="Lexend" w:eastAsia="Lexend" w:hAnsi="Lexend"/>
          <w:rtl w:val="0"/>
        </w:rPr>
        <w:t xml:space="preserve">ballondor</w:t>
      </w:r>
    </w:p>
    <w:p w:rsidR="00000000" w:rsidDel="00000000" w:rsidP="00000000" w:rsidRDefault="00000000" w:rsidRPr="00000000" w14:paraId="0000018A">
      <w:pPr>
        <w:rPr>
          <w:rFonts w:ascii="Lexend" w:cs="Lexend" w:eastAsia="Lexend" w:hAnsi="Lexend"/>
        </w:rPr>
      </w:pPr>
      <w:r w:rsidDel="00000000" w:rsidR="00000000" w:rsidRPr="00000000">
        <w:rPr>
          <w:rtl w:val="0"/>
        </w:rPr>
      </w:r>
    </w:p>
    <w:p w:rsidR="00000000" w:rsidDel="00000000" w:rsidP="00000000" w:rsidRDefault="00000000" w:rsidRPr="00000000" w14:paraId="0000018B">
      <w:pPr>
        <w:rPr>
          <w:rFonts w:ascii="Lexend" w:cs="Lexend" w:eastAsia="Lexend" w:hAnsi="Lexend"/>
        </w:rPr>
      </w:pPr>
      <w:r w:rsidDel="00000000" w:rsidR="00000000" w:rsidRPr="00000000">
        <w:rPr>
          <w:rFonts w:ascii="Lexend" w:cs="Lexend" w:eastAsia="Lexend" w:hAnsi="Lexend"/>
          <w:rtl w:val="0"/>
        </w:rPr>
        <w:t xml:space="preserve">BallondOR</w:t>
      </w:r>
    </w:p>
    <w:p w:rsidR="00000000" w:rsidDel="00000000" w:rsidP="00000000" w:rsidRDefault="00000000" w:rsidRPr="00000000" w14:paraId="0000018C">
      <w:pPr>
        <w:rPr>
          <w:rFonts w:ascii="Lexend" w:cs="Lexend" w:eastAsia="Lexend" w:hAnsi="Lexend"/>
        </w:rPr>
      </w:pPr>
      <w:r w:rsidDel="00000000" w:rsidR="00000000" w:rsidRPr="00000000">
        <w:rPr>
          <w:rtl w:val="0"/>
        </w:rPr>
      </w:r>
    </w:p>
    <w:p w:rsidR="00000000" w:rsidDel="00000000" w:rsidP="00000000" w:rsidRDefault="00000000" w:rsidRPr="00000000" w14:paraId="0000018D">
      <w:pPr>
        <w:rPr>
          <w:rFonts w:ascii="Lexend" w:cs="Lexend" w:eastAsia="Lexend" w:hAnsi="Lexend"/>
        </w:rPr>
      </w:pPr>
      <w:r w:rsidDel="00000000" w:rsidR="00000000" w:rsidRPr="00000000">
        <w:rPr>
          <w:rFonts w:ascii="Lexend" w:cs="Lexend" w:eastAsia="Lexend" w:hAnsi="Lexend"/>
          <w:rtl w:val="0"/>
        </w:rPr>
        <w:t xml:space="preserve">ballon\_DOR\_456</w:t>
      </w:r>
    </w:p>
    <w:p w:rsidR="00000000" w:rsidDel="00000000" w:rsidP="00000000" w:rsidRDefault="00000000" w:rsidRPr="00000000" w14:paraId="0000018E">
      <w:pPr>
        <w:rPr>
          <w:rFonts w:ascii="Lexend" w:cs="Lexend" w:eastAsia="Lexend" w:hAnsi="Lexend"/>
        </w:rPr>
      </w:pPr>
      <w:r w:rsidDel="00000000" w:rsidR="00000000" w:rsidRPr="00000000">
        <w:rPr>
          <w:rtl w:val="0"/>
        </w:rPr>
      </w:r>
    </w:p>
    <w:p w:rsidR="00000000" w:rsidDel="00000000" w:rsidP="00000000" w:rsidRDefault="00000000" w:rsidRPr="00000000" w14:paraId="0000018F">
      <w:pPr>
        <w:rPr>
          <w:rFonts w:ascii="Lexend" w:cs="Lexend" w:eastAsia="Lexend" w:hAnsi="Lexend"/>
        </w:rPr>
      </w:pPr>
      <w:r w:rsidDel="00000000" w:rsidR="00000000" w:rsidRPr="00000000">
        <w:rPr>
          <w:rFonts w:ascii="Lexend" w:cs="Lexend" w:eastAsia="Lexend" w:hAnsi="Lexend"/>
          <w:rtl w:val="0"/>
        </w:rPr>
        <w:t xml:space="preserve">8ALLONDOR</w:t>
      </w:r>
    </w:p>
    <w:p w:rsidR="00000000" w:rsidDel="00000000" w:rsidP="00000000" w:rsidRDefault="00000000" w:rsidRPr="00000000" w14:paraId="00000190">
      <w:pPr>
        <w:rPr>
          <w:rFonts w:ascii="Lexend" w:cs="Lexend" w:eastAsia="Lexend" w:hAnsi="Lexend"/>
        </w:rPr>
      </w:pPr>
      <w:r w:rsidDel="00000000" w:rsidR="00000000" w:rsidRPr="00000000">
        <w:rPr>
          <w:rtl w:val="0"/>
        </w:rPr>
      </w:r>
    </w:p>
    <w:p w:rsidR="00000000" w:rsidDel="00000000" w:rsidP="00000000" w:rsidRDefault="00000000" w:rsidRPr="00000000" w14:paraId="00000191">
      <w:pPr>
        <w:rPr>
          <w:rFonts w:ascii="Lexend" w:cs="Lexend" w:eastAsia="Lexend" w:hAnsi="Lexend"/>
        </w:rPr>
      </w:pPr>
      <w:r w:rsidDel="00000000" w:rsidR="00000000" w:rsidRPr="00000000">
        <w:rPr>
          <w:rFonts w:ascii="Lexend" w:cs="Lexend" w:eastAsia="Lexend" w:hAnsi="Lexend"/>
          <w:rtl w:val="0"/>
        </w:rPr>
        <w:t xml:space="preserve">Ballon08</w:t>
      </w:r>
    </w:p>
    <w:p w:rsidR="00000000" w:rsidDel="00000000" w:rsidP="00000000" w:rsidRDefault="00000000" w:rsidRPr="00000000" w14:paraId="00000192">
      <w:pPr>
        <w:rPr>
          <w:rFonts w:ascii="Lexend" w:cs="Lexend" w:eastAsia="Lexend" w:hAnsi="Lexend"/>
        </w:rPr>
      </w:pPr>
      <w:r w:rsidDel="00000000" w:rsidR="00000000" w:rsidRPr="00000000">
        <w:rPr>
          <w:rtl w:val="0"/>
        </w:rPr>
      </w:r>
    </w:p>
    <w:p w:rsidR="00000000" w:rsidDel="00000000" w:rsidP="00000000" w:rsidRDefault="00000000" w:rsidRPr="00000000" w14:paraId="00000193">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94">
      <w:pPr>
        <w:rPr>
          <w:rFonts w:ascii="Lexend" w:cs="Lexend" w:eastAsia="Lexend" w:hAnsi="Lexend"/>
        </w:rPr>
      </w:pPr>
      <w:r w:rsidDel="00000000" w:rsidR="00000000" w:rsidRPr="00000000">
        <w:rPr>
          <w:rtl w:val="0"/>
        </w:rPr>
      </w:r>
    </w:p>
    <w:p w:rsidR="00000000" w:rsidDel="00000000" w:rsidP="00000000" w:rsidRDefault="00000000" w:rsidRPr="00000000" w14:paraId="00000195">
      <w:pPr>
        <w:rPr>
          <w:rFonts w:ascii="Lexend" w:cs="Lexend" w:eastAsia="Lexend" w:hAnsi="Lexend"/>
        </w:rPr>
      </w:pPr>
      <w:r w:rsidDel="00000000" w:rsidR="00000000" w:rsidRPr="00000000">
        <w:rPr>
          <w:rtl w:val="0"/>
        </w:rPr>
      </w:r>
    </w:p>
    <w:p w:rsidR="00000000" w:rsidDel="00000000" w:rsidP="00000000" w:rsidRDefault="00000000" w:rsidRPr="00000000" w14:paraId="00000196">
      <w:pPr>
        <w:rPr>
          <w:rFonts w:ascii="Lexend" w:cs="Lexend" w:eastAsia="Lexend" w:hAnsi="Lexend"/>
        </w:rPr>
      </w:pPr>
      <w:r w:rsidDel="00000000" w:rsidR="00000000" w:rsidRPr="00000000">
        <w:rPr>
          <w:rFonts w:ascii="Lexend" w:cs="Lexend" w:eastAsia="Lexend" w:hAnsi="Lexend"/>
          <w:rtl w:val="0"/>
        </w:rPr>
        <w:t xml:space="preserve">***Résumé*** :</w:t>
      </w:r>
    </w:p>
    <w:p w:rsidR="00000000" w:rsidDel="00000000" w:rsidP="00000000" w:rsidRDefault="00000000" w:rsidRPr="00000000" w14:paraId="00000197">
      <w:pPr>
        <w:rPr>
          <w:rFonts w:ascii="Lexend" w:cs="Lexend" w:eastAsia="Lexend" w:hAnsi="Lexend"/>
        </w:rPr>
      </w:pPr>
      <w:r w:rsidDel="00000000" w:rsidR="00000000" w:rsidRPr="00000000">
        <w:rPr>
          <w:rtl w:val="0"/>
        </w:rPr>
      </w:r>
    </w:p>
    <w:p w:rsidR="00000000" w:rsidDel="00000000" w:rsidP="00000000" w:rsidRDefault="00000000" w:rsidRPr="00000000" w14:paraId="00000198">
      <w:pPr>
        <w:rPr>
          <w:rFonts w:ascii="Lexend" w:cs="Lexend" w:eastAsia="Lexend" w:hAnsi="Lexend"/>
        </w:rPr>
      </w:pPr>
      <w:r w:rsidDel="00000000" w:rsidR="00000000" w:rsidRPr="00000000">
        <w:rPr>
          <w:rFonts w:ascii="Lexend" w:cs="Lexend" w:eastAsia="Lexend" w:hAnsi="Lexend"/>
          <w:rtl w:val="0"/>
        </w:rPr>
        <w:t xml:space="preserve">Une variable est un nom auquel on a associé une valeur. Ce nom suit différentes règles importantes pour que Python comprenne ce que l’on fait. </w:t>
      </w:r>
    </w:p>
    <w:p w:rsidR="00000000" w:rsidDel="00000000" w:rsidP="00000000" w:rsidRDefault="00000000" w:rsidRPr="00000000" w14:paraId="00000199">
      <w:pPr>
        <w:rPr>
          <w:rFonts w:ascii="Lexend" w:cs="Lexend" w:eastAsia="Lexend" w:hAnsi="Lexend"/>
        </w:rPr>
      </w:pPr>
      <w:r w:rsidDel="00000000" w:rsidR="00000000" w:rsidRPr="00000000">
        <w:rPr>
          <w:rtl w:val="0"/>
        </w:rPr>
      </w:r>
    </w:p>
    <w:p w:rsidR="00000000" w:rsidDel="00000000" w:rsidP="00000000" w:rsidRDefault="00000000" w:rsidRPr="00000000" w14:paraId="0000019A">
      <w:pPr>
        <w:rPr>
          <w:rFonts w:ascii="Lexend" w:cs="Lexend" w:eastAsia="Lexend" w:hAnsi="Lexend"/>
        </w:rPr>
      </w:pPr>
      <w:r w:rsidDel="00000000" w:rsidR="00000000" w:rsidRPr="00000000">
        <w:rPr>
          <w:rFonts w:ascii="Lexend" w:cs="Lexend" w:eastAsia="Lexend" w:hAnsi="Lexend"/>
          <w:rtl w:val="0"/>
        </w:rPr>
        <w:t xml:space="preserve">Pour affecter une valeur à une variable, on utilise “=” avec le nom de la variable à gauche et le contenu associé à droite.</w:t>
      </w:r>
    </w:p>
    <w:p w:rsidR="00000000" w:rsidDel="00000000" w:rsidP="00000000" w:rsidRDefault="00000000" w:rsidRPr="00000000" w14:paraId="0000019B">
      <w:pPr>
        <w:rPr>
          <w:rFonts w:ascii="Lexend" w:cs="Lexend" w:eastAsia="Lexend" w:hAnsi="Lexend"/>
        </w:rPr>
      </w:pPr>
      <w:r w:rsidDel="00000000" w:rsidR="00000000" w:rsidRPr="00000000">
        <w:rPr>
          <w:rtl w:val="0"/>
        </w:rPr>
      </w:r>
    </w:p>
    <w:p w:rsidR="00000000" w:rsidDel="00000000" w:rsidP="00000000" w:rsidRDefault="00000000" w:rsidRPr="00000000" w14:paraId="0000019C">
      <w:pPr>
        <w:rPr>
          <w:rFonts w:ascii="Lexend" w:cs="Lexend" w:eastAsia="Lexend" w:hAnsi="Lexend"/>
        </w:rPr>
      </w:pPr>
      <w:r w:rsidDel="00000000" w:rsidR="00000000" w:rsidRPr="00000000">
        <w:rPr>
          <w:rFonts w:ascii="Lexend" w:cs="Lexend" w:eastAsia="Lexend" w:hAnsi="Lexend"/>
          <w:rtl w:val="0"/>
        </w:rPr>
        <w:t xml:space="preserve">Les variables peuvent changer de contenu et lorsqu’on les appelle, elles renvoient leur valeur associée qui est la dernière affectée.</w:t>
      </w:r>
    </w:p>
    <w:p w:rsidR="00000000" w:rsidDel="00000000" w:rsidP="00000000" w:rsidRDefault="00000000" w:rsidRPr="00000000" w14:paraId="0000019D">
      <w:pPr>
        <w:rPr>
          <w:rFonts w:ascii="Lexend" w:cs="Lexend" w:eastAsia="Lexend" w:hAnsi="Lexend"/>
        </w:rPr>
      </w:pPr>
      <w:r w:rsidDel="00000000" w:rsidR="00000000" w:rsidRPr="00000000">
        <w:rPr>
          <w:rtl w:val="0"/>
        </w:rPr>
      </w:r>
    </w:p>
    <w:p w:rsidR="00000000" w:rsidDel="00000000" w:rsidP="00000000" w:rsidRDefault="00000000" w:rsidRPr="00000000" w14:paraId="0000019E">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19F">
      <w:pPr>
        <w:rPr>
          <w:rFonts w:ascii="Lexend" w:cs="Lexend" w:eastAsia="Lexend" w:hAnsi="Lexend"/>
        </w:rPr>
      </w:pPr>
      <w:r w:rsidDel="00000000" w:rsidR="00000000" w:rsidRPr="00000000">
        <w:rPr>
          <w:rtl w:val="0"/>
        </w:rPr>
      </w:r>
    </w:p>
    <w:p w:rsidR="00000000" w:rsidDel="00000000" w:rsidP="00000000" w:rsidRDefault="00000000" w:rsidRPr="00000000" w14:paraId="000001A0">
      <w:pPr>
        <w:rPr>
          <w:rFonts w:ascii="Lexend" w:cs="Lexend" w:eastAsia="Lexend" w:hAnsi="Lexend"/>
        </w:rPr>
      </w:pPr>
      <w:r w:rsidDel="00000000" w:rsidR="00000000" w:rsidRPr="00000000">
        <w:rPr>
          <w:rFonts w:ascii="Lexend" w:cs="Lexend" w:eastAsia="Lexend" w:hAnsi="Lexend"/>
          <w:rtl w:val="0"/>
        </w:rPr>
        <w:t xml:space="preserve">A présent, vous savez tout sur comment déclarer et initialiser des variables. Continuer pour découvrir les types de variables !</w:t>
      </w:r>
    </w:p>
    <w:p w:rsidR="00000000" w:rsidDel="00000000" w:rsidP="00000000" w:rsidRDefault="00000000" w:rsidRPr="00000000" w14:paraId="000001A1">
      <w:pPr>
        <w:rPr>
          <w:rFonts w:ascii="Lexend" w:cs="Lexend" w:eastAsia="Lexend" w:hAnsi="Lexend"/>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