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okaghv9ko9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Chapitre 1 - Partie 3 : les opérations</w:t>
      </w:r>
      <w:r w:rsidDel="00000000" w:rsidR="00000000" w:rsidRPr="00000000">
        <w:rPr>
          <w:rtl w:val="0"/>
        </w:rPr>
      </w:r>
    </w:p>
    <w:p w:rsidR="00000000" w:rsidDel="00000000" w:rsidP="00000000" w:rsidRDefault="00000000" w:rsidRPr="00000000" w14:paraId="00000002">
      <w:pPr>
        <w:pStyle w:val="Title"/>
        <w:jc w:val="center"/>
        <w:rPr>
          <w:rFonts w:ascii="Lexend" w:cs="Lexend" w:eastAsia="Lexend" w:hAnsi="Lexend"/>
          <w:color w:val="85200c"/>
          <w:sz w:val="32"/>
          <w:szCs w:val="32"/>
        </w:rPr>
      </w:pPr>
      <w:bookmarkStart w:colFirst="0" w:colLast="0" w:name="_8jc25xkblp1y" w:id="1"/>
      <w:bookmarkEnd w:id="1"/>
      <w:r w:rsidDel="00000000" w:rsidR="00000000" w:rsidRPr="00000000">
        <w:rPr>
          <w:rFonts w:ascii="Lexend" w:cs="Lexend" w:eastAsia="Lexend" w:hAnsi="Lexend"/>
          <w:color w:val="85200c"/>
          <w:sz w:val="32"/>
          <w:szCs w:val="32"/>
          <w:rtl w:val="0"/>
        </w:rPr>
        <w:t xml:space="preserve">Chapitre 1 - Partie 3 : les opérations</w:t>
      </w:r>
    </w:p>
    <w:p w:rsidR="00000000" w:rsidDel="00000000" w:rsidP="00000000" w:rsidRDefault="00000000" w:rsidRPr="00000000" w14:paraId="00000003">
      <w:pPr>
        <w:rPr>
          <w:rFonts w:ascii="Lexend" w:cs="Lexend" w:eastAsia="Lexend" w:hAnsi="Lexend"/>
        </w:rPr>
      </w:pPr>
      <w:r w:rsidDel="00000000" w:rsidR="00000000" w:rsidRPr="00000000">
        <w:rPr>
          <w:rtl w:val="0"/>
        </w:rPr>
      </w:r>
    </w:p>
    <w:p w:rsidR="00000000" w:rsidDel="00000000" w:rsidP="00000000" w:rsidRDefault="00000000" w:rsidRPr="00000000" w14:paraId="00000004">
      <w:pPr>
        <w:rPr>
          <w:rFonts w:ascii="Lexend" w:cs="Lexend" w:eastAsia="Lexend" w:hAnsi="Lexend"/>
        </w:rPr>
      </w:pPr>
      <w:r w:rsidDel="00000000" w:rsidR="00000000" w:rsidRPr="00000000">
        <w:rPr>
          <w:rFonts w:ascii="Lexend" w:cs="Lexend" w:eastAsia="Lexend" w:hAnsi="Lexend"/>
          <w:rtl w:val="0"/>
        </w:rPr>
        <w:t xml:space="preserve">Il est intéressant d'avoir des variables mais encore plus de pouvoir faire des opérations avec ! Pour plus de clarté (et de simplicité</w:t>
      </w:r>
      <w:del w:author="Alienor" w:id="0" w:date="2026-02-23T19:24:39Z">
        <w:r w:rsidDel="00000000" w:rsidR="00000000" w:rsidRPr="00000000">
          <w:rPr>
            <w:rFonts w:ascii="Lexend" w:cs="Lexend" w:eastAsia="Lexend" w:hAnsi="Lexend"/>
            <w:rtl w:val="0"/>
          </w:rPr>
          <w:delText xml:space="preserve"> </w:delText>
        </w:r>
      </w:del>
      <w:r w:rsidDel="00000000" w:rsidR="00000000" w:rsidRPr="00000000">
        <w:rPr>
          <w:rFonts w:ascii="Lexend" w:cs="Lexend" w:eastAsia="Lexend" w:hAnsi="Lexend"/>
          <w:rtl w:val="0"/>
        </w:rPr>
        <w:t xml:space="preserve">), nous allons énumérer les opérations en fonction des types ! </w:t>
      </w:r>
    </w:p>
    <w:p w:rsidR="00000000" w:rsidDel="00000000" w:rsidP="00000000" w:rsidRDefault="00000000" w:rsidRPr="00000000" w14:paraId="00000005">
      <w:pPr>
        <w:rPr>
          <w:rFonts w:ascii="Lexend" w:cs="Lexend" w:eastAsia="Lexend" w:hAnsi="Lexend"/>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Int - entier</w:t>
      </w:r>
      <w:r w:rsidDel="00000000" w:rsidR="00000000" w:rsidRPr="00000000">
        <w:rPr>
          <w:rFonts w:ascii="Lexend" w:cs="Lexend" w:eastAsia="Lexend" w:hAnsi="Lexend"/>
          <w:rtl w:val="0"/>
        </w:rPr>
        <w:t xml:space="preserve"> :</w:t>
      </w:r>
    </w:p>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rtl w:val="0"/>
        </w:rPr>
        <w:t xml:space="preserve">L'addition +, la multiplication *, la soustraction -, la division / sont les principaux. Il y a également ** </w:t>
      </w:r>
      <w:del w:author="Alienor" w:id="1" w:date="2026-02-23T19:25:15Z">
        <w:commentRangeStart w:id="0"/>
        <w:r w:rsidDel="00000000" w:rsidR="00000000" w:rsidRPr="00000000">
          <w:rPr>
            <w:rFonts w:ascii="Lexend" w:cs="Lexend" w:eastAsia="Lexend" w:hAnsi="Lexend"/>
            <w:rtl w:val="0"/>
          </w:rPr>
          <w:delText xml:space="preserve">ou ^ </w:delText>
        </w:r>
      </w:del>
      <w:commentRangeEnd w:id="0"/>
      <w:r w:rsidDel="00000000" w:rsidR="00000000" w:rsidRPr="00000000">
        <w:commentReference w:id="0"/>
      </w:r>
      <w:r w:rsidDel="00000000" w:rsidR="00000000" w:rsidRPr="00000000">
        <w:rPr>
          <w:rFonts w:ascii="Lexend" w:cs="Lexend" w:eastAsia="Lexend" w:hAnsi="Lexend"/>
          <w:rtl w:val="0"/>
        </w:rPr>
        <w:t xml:space="preserve">pour</w:t>
      </w:r>
      <w:r w:rsidDel="00000000" w:rsidR="00000000" w:rsidRPr="00000000">
        <w:rPr>
          <w:rFonts w:ascii="Lexend" w:cs="Lexend" w:eastAsia="Lexend" w:hAnsi="Lexend"/>
          <w:rtl w:val="0"/>
        </w:rPr>
        <w:t xml:space="preserve"> la puissance. On peut également utiliser la division euclidienne avec // le quotient </w:t>
      </w:r>
      <w:r w:rsidDel="00000000" w:rsidR="00000000" w:rsidRPr="00000000">
        <w:rPr>
          <w:rFonts w:ascii="Lexend" w:cs="Lexend" w:eastAsia="Lexend" w:hAnsi="Lexend"/>
          <w:rtl w:val="0"/>
        </w:rPr>
        <w:t xml:space="preserve">et % le</w:t>
      </w:r>
      <w:r w:rsidDel="00000000" w:rsidR="00000000" w:rsidRPr="00000000">
        <w:rPr>
          <w:rFonts w:ascii="Lexend" w:cs="Lexend" w:eastAsia="Lexend" w:hAnsi="Lexend"/>
          <w:rtl w:val="0"/>
        </w:rPr>
        <w:t xml:space="preserve"> reste. </w:t>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u w:val="single"/>
          <w:rtl w:val="0"/>
        </w:rPr>
        <w:t xml:space="preserve">Ex</w:t>
      </w:r>
      <w:ins w:author="Alienor" w:id="2" w:date="2026-02-23T19:39:32Z">
        <w:r w:rsidDel="00000000" w:rsidR="00000000" w:rsidRPr="00000000">
          <w:rPr>
            <w:rFonts w:ascii="Lexend" w:cs="Lexend" w:eastAsia="Lexend" w:hAnsi="Lexend"/>
            <w:u w:val="single"/>
            <w:rtl w:val="0"/>
          </w:rPr>
          <w:t xml:space="preserve">emple</w:t>
        </w:r>
      </w:ins>
      <w:del w:author="Alienor" w:id="2" w:date="2026-02-23T19:39:32Z">
        <w:r w:rsidDel="00000000" w:rsidR="00000000" w:rsidRPr="00000000">
          <w:rPr>
            <w:rFonts w:ascii="Lexend" w:cs="Lexend" w:eastAsia="Lexend" w:hAnsi="Lexend"/>
            <w:rtl w:val="0"/>
          </w:rPr>
          <w:delText xml:space="preserve"> </w:delText>
        </w:r>
      </w:del>
      <w:r w:rsidDel="00000000" w:rsidR="00000000" w:rsidRPr="00000000">
        <w:rPr>
          <w:rFonts w:ascii="Lexend" w:cs="Lexend" w:eastAsia="Lexend" w:hAnsi="Lexend"/>
          <w:rtl w:val="0"/>
        </w:rPr>
        <w:t xml:space="preserve">:  opération --&gt;&gt; python</w:t>
      </w:r>
    </w:p>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rtl w:val="0"/>
        </w:rPr>
        <w:t xml:space="preserve">1+2 --&gt;&gt; 1+2</w:t>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1x2 --&gt;&gt; 1*2</w:t>
      </w:r>
    </w:p>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2-1 --&gt;&gt; 2-1</w:t>
      </w:r>
    </w:p>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rtl w:val="0"/>
        </w:rPr>
        <w:t xml:space="preserve">2÷1 --&gt;&gt; 2/1</w:t>
      </w:r>
    </w:p>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2puissance3 --&gt;&gt; 2**3</w:t>
      </w:r>
      <w:del w:author="Alienor" w:id="3" w:date="2026-02-23T19:27:25Z">
        <w:r w:rsidDel="00000000" w:rsidR="00000000" w:rsidRPr="00000000">
          <w:rPr>
            <w:rFonts w:ascii="Lexend" w:cs="Lexend" w:eastAsia="Lexend" w:hAnsi="Lexend"/>
            <w:rtl w:val="0"/>
          </w:rPr>
          <w:delText xml:space="preserve"> ou 2^3</w:delText>
        </w:r>
      </w:del>
      <w:r w:rsidDel="00000000" w:rsidR="00000000" w:rsidRPr="00000000">
        <w:rPr>
          <w:rtl w:val="0"/>
        </w:rPr>
      </w:r>
    </w:p>
    <w:p w:rsidR="00000000" w:rsidDel="00000000" w:rsidP="00000000" w:rsidRDefault="00000000" w:rsidRPr="00000000" w14:paraId="0000000E">
      <w:pPr>
        <w:rPr>
          <w:rFonts w:ascii="Lexend" w:cs="Lexend" w:eastAsia="Lexend" w:hAnsi="Lexend"/>
        </w:rPr>
      </w:pPr>
      <w:r w:rsidDel="00000000" w:rsidR="00000000" w:rsidRPr="00000000">
        <w:rPr>
          <w:rtl w:val="0"/>
        </w:rPr>
      </w:r>
    </w:p>
    <w:p w:rsidR="00000000" w:rsidDel="00000000" w:rsidP="00000000" w:rsidRDefault="00000000" w:rsidRPr="00000000" w14:paraId="0000000F">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Float - flottant</w:t>
      </w:r>
      <w:r w:rsidDel="00000000" w:rsidR="00000000" w:rsidRPr="00000000">
        <w:rPr>
          <w:rFonts w:ascii="Lexend" w:cs="Lexend" w:eastAsia="Lexend" w:hAnsi="Lexend"/>
          <w:rtl w:val="0"/>
        </w:rPr>
        <w:t xml:space="preserve"> : </w:t>
      </w:r>
    </w:p>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rtl w:val="0"/>
        </w:rPr>
        <w:t xml:space="preserve">Les opérations sont les mêmes que les entiers. </w:t>
      </w:r>
    </w:p>
    <w:p w:rsidR="00000000" w:rsidDel="00000000" w:rsidP="00000000" w:rsidRDefault="00000000" w:rsidRPr="00000000" w14:paraId="00000011">
      <w:pPr>
        <w:rPr>
          <w:rFonts w:ascii="Lexend" w:cs="Lexend" w:eastAsia="Lexend" w:hAnsi="Lexend"/>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String - chaîne de caractères</w:t>
      </w:r>
      <w:r w:rsidDel="00000000" w:rsidR="00000000" w:rsidRPr="00000000">
        <w:rPr>
          <w:rFonts w:ascii="Lexend" w:cs="Lexend" w:eastAsia="Lexend" w:hAnsi="Lexend"/>
          <w:rtl w:val="0"/>
        </w:rPr>
        <w:t xml:space="preserve"> :</w:t>
      </w:r>
    </w:p>
    <w:p w:rsidR="00000000" w:rsidDel="00000000" w:rsidP="00000000" w:rsidRDefault="00000000" w:rsidRPr="00000000" w14:paraId="00000013">
      <w:pPr>
        <w:rPr>
          <w:rFonts w:ascii="Lexend" w:cs="Lexend" w:eastAsia="Lexend" w:hAnsi="Lexend"/>
        </w:rPr>
      </w:pPr>
      <w:r w:rsidDel="00000000" w:rsidR="00000000" w:rsidRPr="00000000">
        <w:rPr>
          <w:rFonts w:ascii="Lexend" w:cs="Lexend" w:eastAsia="Lexend" w:hAnsi="Lexend"/>
          <w:rtl w:val="0"/>
        </w:rPr>
        <w:t xml:space="preserve">Pour concaténer des chaînes de caractères (c</w:t>
      </w:r>
      <w:ins w:author="Alienor" w:id="4" w:date="2026-02-23T19:28:30Z">
        <w:r w:rsidDel="00000000" w:rsidR="00000000" w:rsidRPr="00000000">
          <w:rPr>
            <w:rFonts w:ascii="Lexend" w:cs="Lexend" w:eastAsia="Lexend" w:hAnsi="Lexend"/>
            <w:rtl w:val="0"/>
          </w:rPr>
          <w:t xml:space="preserve">.-</w:t>
        </w:r>
      </w:ins>
      <w:r w:rsidDel="00000000" w:rsidR="00000000" w:rsidRPr="00000000">
        <w:rPr>
          <w:rFonts w:ascii="Lexend" w:cs="Lexend" w:eastAsia="Lexend" w:hAnsi="Lexend"/>
          <w:rtl w:val="0"/>
        </w:rPr>
        <w:t xml:space="preserve">à</w:t>
      </w:r>
      <w:ins w:author="Alienor" w:id="5" w:date="2026-02-23T19:28:36Z">
        <w:r w:rsidDel="00000000" w:rsidR="00000000" w:rsidRPr="00000000">
          <w:rPr>
            <w:rFonts w:ascii="Lexend" w:cs="Lexend" w:eastAsia="Lexend" w:hAnsi="Lexend"/>
            <w:rtl w:val="0"/>
          </w:rPr>
          <w:t xml:space="preserve">-</w:t>
        </w:r>
      </w:ins>
      <w:r w:rsidDel="00000000" w:rsidR="00000000" w:rsidRPr="00000000">
        <w:rPr>
          <w:rFonts w:ascii="Lexend" w:cs="Lexend" w:eastAsia="Lexend" w:hAnsi="Lexend"/>
          <w:rtl w:val="0"/>
        </w:rPr>
        <w:t xml:space="preserve">d accoler deux chaînes ensemble</w:t>
      </w:r>
      <w:del w:author="Alienor" w:id="6" w:date="2026-02-23T19:28:17Z">
        <w:r w:rsidDel="00000000" w:rsidR="00000000" w:rsidRPr="00000000">
          <w:rPr>
            <w:rFonts w:ascii="Lexend" w:cs="Lexend" w:eastAsia="Lexend" w:hAnsi="Lexend"/>
            <w:rtl w:val="0"/>
          </w:rPr>
          <w:delText xml:space="preserve">s</w:delText>
        </w:r>
      </w:del>
      <w:r w:rsidDel="00000000" w:rsidR="00000000" w:rsidRPr="00000000">
        <w:rPr>
          <w:rFonts w:ascii="Lexend" w:cs="Lexend" w:eastAsia="Lexend" w:hAnsi="Lexend"/>
          <w:rtl w:val="0"/>
        </w:rPr>
        <w:t xml:space="preserve">, ex : concaténer "bon" et "jour" donne "bonjour"), on peut utiliser +.</w:t>
      </w:r>
    </w:p>
    <w:p w:rsidR="00000000" w:rsidDel="00000000" w:rsidP="00000000" w:rsidRDefault="00000000" w:rsidRPr="00000000" w14:paraId="00000014">
      <w:pPr>
        <w:rPr>
          <w:rFonts w:ascii="Lexend" w:cs="Lexend" w:eastAsia="Lexend" w:hAnsi="Lexend"/>
          <w:i w:val="1"/>
          <w:iCs w:val="1"/>
        </w:rPr>
      </w:pPr>
      <w:r w:rsidDel="00000000" w:rsidR="00000000" w:rsidRPr="00000000">
        <w:rPr>
          <w:rFonts w:ascii="Lexend" w:cs="Lexend" w:eastAsia="Lexend" w:hAnsi="Lexend"/>
          <w:rtl w:val="0"/>
        </w:rPr>
        <w:t xml:space="preserve">On peut aussi “multiplier” une chaîne de caractère</w:t>
      </w:r>
      <w:ins w:author="Alienor" w:id="7" w:date="2026-02-23T19:28:57Z">
        <w:r w:rsidDel="00000000" w:rsidR="00000000" w:rsidRPr="00000000">
          <w:rPr>
            <w:rFonts w:ascii="Lexend" w:cs="Lexend" w:eastAsia="Lexend" w:hAnsi="Lexend"/>
            <w:rtl w:val="0"/>
          </w:rPr>
          <w:t xml:space="preserve">s</w:t>
        </w:r>
      </w:ins>
      <w:r w:rsidDel="00000000" w:rsidR="00000000" w:rsidRPr="00000000">
        <w:rPr>
          <w:rFonts w:ascii="Lexend" w:cs="Lexend" w:eastAsia="Lexend" w:hAnsi="Lexend"/>
          <w:rtl w:val="0"/>
        </w:rPr>
        <w:t xml:space="preserve"> par un entier pour indiquer que l’on veut la répéter plusieurs fois. Par exemple, 3 * “bonjour ” donnera “bonjour bonjour bonjour “</w:t>
      </w:r>
      <w:r w:rsidDel="00000000" w:rsidR="00000000" w:rsidRPr="00000000">
        <w:rPr>
          <w:rtl w:val="0"/>
        </w:rPr>
      </w:r>
    </w:p>
    <w:p w:rsidR="00000000" w:rsidDel="00000000" w:rsidP="00000000" w:rsidRDefault="00000000" w:rsidRPr="00000000" w14:paraId="00000015">
      <w:pPr>
        <w:rPr>
          <w:rFonts w:ascii="Lexend" w:cs="Lexend" w:eastAsia="Lexend" w:hAnsi="Lexend"/>
        </w:rPr>
      </w:pPr>
      <w:r w:rsidDel="00000000" w:rsidR="00000000" w:rsidRPr="00000000">
        <w:rPr>
          <w:rtl w:val="0"/>
        </w:rPr>
      </w:r>
    </w:p>
    <w:p w:rsidR="00000000" w:rsidDel="00000000" w:rsidP="00000000" w:rsidRDefault="00000000" w:rsidRPr="00000000" w14:paraId="00000016">
      <w:pPr>
        <w:rPr>
          <w:rFonts w:ascii="Lexend" w:cs="Lexend" w:eastAsia="Lexend" w:hAnsi="Lexend"/>
        </w:rPr>
      </w:pPr>
      <w:r w:rsidDel="00000000" w:rsidR="00000000" w:rsidRPr="00000000">
        <w:rPr>
          <w:rtl w:val="0"/>
        </w:rPr>
      </w:r>
    </w:p>
    <w:p w:rsidR="00000000" w:rsidDel="00000000" w:rsidP="00000000" w:rsidRDefault="00000000" w:rsidRPr="00000000" w14:paraId="00000017">
      <w:pPr>
        <w:pStyle w:val="Heading2"/>
        <w:ind w:firstLine="720"/>
        <w:rPr>
          <w:rFonts w:ascii="Lexend" w:cs="Lexend" w:eastAsia="Lexend" w:hAnsi="Lexend"/>
        </w:rPr>
      </w:pPr>
      <w:bookmarkStart w:colFirst="0" w:colLast="0" w:name="_a9aeh34y6u5k" w:id="2"/>
      <w:bookmarkEnd w:id="2"/>
      <w:r w:rsidDel="00000000" w:rsidR="00000000" w:rsidRPr="00000000">
        <w:rPr>
          <w:rFonts w:ascii="Lexend" w:cs="Lexend" w:eastAsia="Lexend" w:hAnsi="Lexend"/>
          <w:color w:val="e69138"/>
          <w:sz w:val="24"/>
          <w:szCs w:val="24"/>
          <w:rtl w:val="0"/>
        </w:rPr>
        <w:t xml:space="preserve">Les tests</w:t>
      </w: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Fonts w:ascii="Lexend" w:cs="Lexend" w:eastAsia="Lexend" w:hAnsi="Lexend"/>
          <w:rtl w:val="0"/>
        </w:rPr>
        <w:t xml:space="preserve">Il est intéressant de faire des opérations avec des variables mais ce qui est encore plus cool est de</w:t>
      </w:r>
      <w:del w:author="Alienor" w:id="8" w:date="2026-02-23T19:29:34Z">
        <w:r w:rsidDel="00000000" w:rsidR="00000000" w:rsidRPr="00000000">
          <w:rPr>
            <w:rFonts w:ascii="Lexend" w:cs="Lexend" w:eastAsia="Lexend" w:hAnsi="Lexend"/>
            <w:rtl w:val="0"/>
          </w:rPr>
          <w:delText xml:space="preserve"> </w:delText>
        </w:r>
      </w:del>
      <w:r w:rsidDel="00000000" w:rsidR="00000000" w:rsidRPr="00000000">
        <w:rPr>
          <w:rFonts w:ascii="Lexend" w:cs="Lexend" w:eastAsia="Lexend" w:hAnsi="Lexend"/>
          <w:rtl w:val="0"/>
        </w:rPr>
        <w:t xml:space="preserve"> les comparer ! Ainsi on peut faire des tests entre variables. Un test, s'il est vrai renvoie True et s'il est faux, renvoie False (ce test renvoie donc un booléen). Pour cela, il existe différents opérateurs.</w:t>
      </w:r>
    </w:p>
    <w:p w:rsidR="00000000" w:rsidDel="00000000" w:rsidP="00000000" w:rsidRDefault="00000000" w:rsidRPr="00000000" w14:paraId="00000019">
      <w:pPr>
        <w:rPr>
          <w:rFonts w:ascii="Lexend" w:cs="Lexend" w:eastAsia="Lexend" w:hAnsi="Lexend"/>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Int et Float</w:t>
      </w:r>
      <w:r w:rsidDel="00000000" w:rsidR="00000000" w:rsidRPr="00000000">
        <w:rPr>
          <w:rFonts w:ascii="Lexend" w:cs="Lexend" w:eastAsia="Lexend" w:hAnsi="Lexend"/>
          <w:rtl w:val="0"/>
        </w:rPr>
        <w:t xml:space="preserve"> :</w:t>
      </w:r>
    </w:p>
    <w:p w:rsidR="00000000" w:rsidDel="00000000" w:rsidP="00000000" w:rsidRDefault="00000000" w:rsidRPr="00000000" w14:paraId="0000001B">
      <w:pPr>
        <w:rPr>
          <w:rFonts w:ascii="Lexend" w:cs="Lexend" w:eastAsia="Lexend" w:hAnsi="Lexend"/>
        </w:rPr>
      </w:pPr>
      <w:r w:rsidDel="00000000" w:rsidR="00000000" w:rsidRPr="00000000">
        <w:rPr>
          <w:rFonts w:ascii="Lexend" w:cs="Lexend" w:eastAsia="Lexend" w:hAnsi="Lexend"/>
          <w:rtl w:val="0"/>
        </w:rPr>
        <w:t xml:space="preserve">Comme en mathématiques, on peut utiliser &gt;,&lt;, mais aussi &lt;= et &gt;= qui sont respectivement </w:t>
      </w:r>
      <w:ins w:author="Alienor" w:id="9" w:date="2026-02-23T19:29:55Z">
        <w:r w:rsidDel="00000000" w:rsidR="00000000" w:rsidRPr="00000000">
          <w:rPr>
            <w:rFonts w:ascii="Lexend" w:cs="Lexend" w:eastAsia="Lexend" w:hAnsi="Lexend"/>
            <w:rtl w:val="0"/>
          </w:rPr>
          <w:t xml:space="preserve">“</w:t>
        </w:r>
      </w:ins>
      <w:r w:rsidDel="00000000" w:rsidR="00000000" w:rsidRPr="00000000">
        <w:rPr>
          <w:rFonts w:ascii="Lexend" w:cs="Lexend" w:eastAsia="Lexend" w:hAnsi="Lexend"/>
          <w:rtl w:val="0"/>
        </w:rPr>
        <w:t xml:space="preserve">inférieur ou égal</w:t>
      </w:r>
      <w:ins w:author="Alienor" w:id="10" w:date="2026-02-23T19:29:58Z">
        <w:r w:rsidDel="00000000" w:rsidR="00000000" w:rsidRPr="00000000">
          <w:rPr>
            <w:rFonts w:ascii="Lexend" w:cs="Lexend" w:eastAsia="Lexend" w:hAnsi="Lexend"/>
            <w:rtl w:val="0"/>
          </w:rPr>
          <w:t xml:space="preserve">”</w:t>
        </w:r>
      </w:ins>
      <w:r w:rsidDel="00000000" w:rsidR="00000000" w:rsidRPr="00000000">
        <w:rPr>
          <w:rFonts w:ascii="Lexend" w:cs="Lexend" w:eastAsia="Lexend" w:hAnsi="Lexend"/>
          <w:rtl w:val="0"/>
        </w:rPr>
        <w:t xml:space="preserve"> et </w:t>
      </w:r>
      <w:ins w:author="Alienor" w:id="11" w:date="2026-02-23T19:30:00Z">
        <w:r w:rsidDel="00000000" w:rsidR="00000000" w:rsidRPr="00000000">
          <w:rPr>
            <w:rFonts w:ascii="Lexend" w:cs="Lexend" w:eastAsia="Lexend" w:hAnsi="Lexend"/>
            <w:rtl w:val="0"/>
          </w:rPr>
          <w:t xml:space="preserve">“</w:t>
        </w:r>
      </w:ins>
      <w:r w:rsidDel="00000000" w:rsidR="00000000" w:rsidRPr="00000000">
        <w:rPr>
          <w:rFonts w:ascii="Lexend" w:cs="Lexend" w:eastAsia="Lexend" w:hAnsi="Lexend"/>
          <w:rtl w:val="0"/>
        </w:rPr>
        <w:t xml:space="preserve">supérieur ou égal</w:t>
      </w:r>
      <w:ins w:author="Alienor" w:id="12" w:date="2026-02-23T19:30:03Z">
        <w:r w:rsidDel="00000000" w:rsidR="00000000" w:rsidRPr="00000000">
          <w:rPr>
            <w:rFonts w:ascii="Lexend" w:cs="Lexend" w:eastAsia="Lexend" w:hAnsi="Lexend"/>
            <w:rtl w:val="0"/>
          </w:rPr>
          <w:t xml:space="preserve">”</w:t>
        </w:r>
      </w:ins>
      <w:r w:rsidDel="00000000" w:rsidR="00000000" w:rsidRPr="00000000">
        <w:rPr>
          <w:rFonts w:ascii="Lexend" w:cs="Lexend" w:eastAsia="Lexend" w:hAnsi="Lexend"/>
          <w:rtl w:val="0"/>
        </w:rPr>
        <w:t xml:space="preserve">. Pour tester l'égalité entre deux nombres, on écrit == . Attention, il y a bien DEUX = car un seul signifie l'affectation, ce qui n'est pas l'opération voulue ! La différence a pour opérateur != ( x != y  se traduit par x différent de y ).</w:t>
      </w:r>
    </w:p>
    <w:p w:rsidR="00000000" w:rsidDel="00000000" w:rsidP="00000000" w:rsidRDefault="00000000" w:rsidRPr="00000000" w14:paraId="0000001C">
      <w:pPr>
        <w:rPr>
          <w:rFonts w:ascii="Lexend" w:cs="Lexend" w:eastAsia="Lexend" w:hAnsi="Lexend"/>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String</w:t>
      </w:r>
      <w:r w:rsidDel="00000000" w:rsidR="00000000" w:rsidRPr="00000000">
        <w:rPr>
          <w:rFonts w:ascii="Lexend" w:cs="Lexend" w:eastAsia="Lexend" w:hAnsi="Lexend"/>
          <w:rtl w:val="0"/>
        </w:rPr>
        <w:t xml:space="preserve"> : </w:t>
      </w:r>
    </w:p>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rtl w:val="0"/>
        </w:rPr>
        <w:t xml:space="preserve">Pour tester l'égalité de chaîne de caractères, on peut utiliser == ( attention, il y a toujours DEUX = ) et pour tester la différence != .</w:t>
      </w:r>
    </w:p>
    <w:p w:rsidR="00000000" w:rsidDel="00000000" w:rsidP="00000000" w:rsidRDefault="00000000" w:rsidRPr="00000000" w14:paraId="0000001F">
      <w:pPr>
        <w:rPr>
          <w:rFonts w:ascii="Lexend" w:cs="Lexend" w:eastAsia="Lexend" w:hAnsi="Lexend"/>
        </w:rPr>
      </w:pPr>
      <w:r w:rsidDel="00000000" w:rsidR="00000000" w:rsidRPr="00000000">
        <w:rPr>
          <w:rtl w:val="0"/>
        </w:rPr>
      </w:r>
    </w:p>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rtl w:val="0"/>
        </w:rPr>
        <w:t xml:space="preserve">De même pour les autres types, l'égalité des variables se teste</w:t>
      </w:r>
      <w:del w:author="Alienor" w:id="13" w:date="2026-02-23T19:30:58Z">
        <w:r w:rsidDel="00000000" w:rsidR="00000000" w:rsidRPr="00000000">
          <w:rPr>
            <w:rFonts w:ascii="Lexend" w:cs="Lexend" w:eastAsia="Lexend" w:hAnsi="Lexend"/>
            <w:rtl w:val="0"/>
          </w:rPr>
          <w:delText xml:space="preserve">nt</w:delText>
        </w:r>
      </w:del>
      <w:r w:rsidDel="00000000" w:rsidR="00000000" w:rsidRPr="00000000">
        <w:rPr>
          <w:rFonts w:ascii="Lexend" w:cs="Lexend" w:eastAsia="Lexend" w:hAnsi="Lexend"/>
          <w:rtl w:val="0"/>
        </w:rPr>
        <w:t xml:space="preserve"> par l'opérateur == (attention, il y a toujours DEUX = )  et la différence par != . </w:t>
      </w:r>
    </w:p>
    <w:p w:rsidR="00000000" w:rsidDel="00000000" w:rsidP="00000000" w:rsidRDefault="00000000" w:rsidRPr="00000000" w14:paraId="00000021">
      <w:pPr>
        <w:rPr>
          <w:rFonts w:ascii="Lexend" w:cs="Lexend" w:eastAsia="Lexend" w:hAnsi="Lexend"/>
        </w:rPr>
      </w:pPr>
      <w:r w:rsidDel="00000000" w:rsidR="00000000" w:rsidRPr="00000000">
        <w:rPr>
          <w:rtl w:val="0"/>
        </w:rPr>
      </w:r>
    </w:p>
    <w:p w:rsidR="00000000" w:rsidDel="00000000" w:rsidP="00000000" w:rsidRDefault="00000000" w:rsidRPr="00000000" w14:paraId="00000022">
      <w:pPr>
        <w:rPr>
          <w:rFonts w:ascii="Lexend" w:cs="Lexend" w:eastAsia="Lexend" w:hAnsi="Lexend"/>
          <w:color w:val="434343"/>
        </w:rPr>
      </w:pPr>
      <w:r w:rsidDel="00000000" w:rsidR="00000000" w:rsidRPr="00000000">
        <w:rPr>
          <w:rFonts w:ascii="Lexend" w:cs="Lexend" w:eastAsia="Lexend" w:hAnsi="Lexend"/>
          <w:color w:val="434343"/>
          <w:u w:val="single"/>
          <w:rtl w:val="0"/>
        </w:rPr>
        <w:t xml:space="preserve">EXERCICES</w:t>
      </w:r>
      <w:r w:rsidDel="00000000" w:rsidR="00000000" w:rsidRPr="00000000">
        <w:rPr>
          <w:rFonts w:ascii="Lexend" w:cs="Lexend" w:eastAsia="Lexend" w:hAnsi="Lexend"/>
          <w:color w:val="434343"/>
          <w:rtl w:val="0"/>
        </w:rPr>
        <w:t xml:space="preserve"> : </w:t>
      </w:r>
    </w:p>
    <w:p w:rsidR="00000000" w:rsidDel="00000000" w:rsidP="00000000" w:rsidRDefault="00000000" w:rsidRPr="00000000" w14:paraId="00000023">
      <w:pPr>
        <w:rPr>
          <w:rFonts w:ascii="Lexend" w:cs="Lexend" w:eastAsia="Lexend" w:hAnsi="Lexend"/>
          <w:color w:val="434343"/>
        </w:rPr>
      </w:pPr>
      <w:r w:rsidDel="00000000" w:rsidR="00000000" w:rsidRPr="00000000">
        <w:rPr>
          <w:rFonts w:ascii="Lexend" w:cs="Lexend" w:eastAsia="Lexend" w:hAnsi="Lexend"/>
          <w:color w:val="434343"/>
          <w:rtl w:val="0"/>
        </w:rPr>
        <w:t xml:space="preserve">Dire si les tests sont vrais ou faux </w:t>
      </w:r>
    </w:p>
    <w:p w:rsidR="00000000" w:rsidDel="00000000" w:rsidP="00000000" w:rsidRDefault="00000000" w:rsidRPr="00000000" w14:paraId="00000024">
      <w:pPr>
        <w:rPr>
          <w:rFonts w:ascii="Lexend" w:cs="Lexend" w:eastAsia="Lexend" w:hAnsi="Lexend"/>
        </w:rPr>
      </w:pPr>
      <w:r w:rsidDel="00000000" w:rsidR="00000000" w:rsidRPr="00000000">
        <w:rPr>
          <w:rtl w:val="0"/>
        </w:rPr>
      </w:r>
    </w:p>
    <w:p w:rsidR="00000000" w:rsidDel="00000000" w:rsidP="00000000" w:rsidRDefault="00000000" w:rsidRPr="00000000" w14:paraId="00000025">
      <w:pPr>
        <w:pStyle w:val="Heading2"/>
        <w:ind w:firstLine="720"/>
        <w:rPr>
          <w:rFonts w:ascii="Lexend" w:cs="Lexend" w:eastAsia="Lexend" w:hAnsi="Lexend"/>
          <w:color w:val="e69138"/>
          <w:sz w:val="24"/>
          <w:szCs w:val="24"/>
        </w:rPr>
      </w:pPr>
      <w:bookmarkStart w:colFirst="0" w:colLast="0" w:name="_8kbsfwqzcusv" w:id="3"/>
      <w:bookmarkEnd w:id="3"/>
      <w:r w:rsidDel="00000000" w:rsidR="00000000" w:rsidRPr="00000000">
        <w:rPr>
          <w:rFonts w:ascii="Lexend" w:cs="Lexend" w:eastAsia="Lexend" w:hAnsi="Lexend"/>
          <w:color w:val="e69138"/>
          <w:sz w:val="24"/>
          <w:szCs w:val="24"/>
          <w:rtl w:val="0"/>
        </w:rPr>
        <w:t xml:space="preserve">Les types des tests </w:t>
      </w:r>
    </w:p>
    <w:p w:rsidR="00000000" w:rsidDel="00000000" w:rsidP="00000000" w:rsidRDefault="00000000" w:rsidRPr="00000000" w14:paraId="00000026">
      <w:pPr>
        <w:rPr>
          <w:rFonts w:ascii="Lexend" w:cs="Lexend" w:eastAsia="Lexend" w:hAnsi="Lexend"/>
        </w:rPr>
      </w:pPr>
      <w:r w:rsidDel="00000000" w:rsidR="00000000" w:rsidRPr="00000000">
        <w:rPr>
          <w:rFonts w:ascii="Lexend" w:cs="Lexend" w:eastAsia="Lexend" w:hAnsi="Lexend"/>
          <w:rtl w:val="0"/>
        </w:rPr>
        <w:t xml:space="preserve">On verra plus tard pourquoi les tests sont très intéressants mais pour le moment, on peut revenir au type Bool, qui je le rappelle sont les valeurs True et False qui signifie Vrai</w:t>
      </w:r>
      <w:del w:author="Alienor" w:id="14" w:date="2026-02-23T19:31:37Z">
        <w:r w:rsidDel="00000000" w:rsidR="00000000" w:rsidRPr="00000000">
          <w:rPr>
            <w:rFonts w:ascii="Lexend" w:cs="Lexend" w:eastAsia="Lexend" w:hAnsi="Lexend"/>
            <w:rtl w:val="0"/>
          </w:rPr>
          <w:delText xml:space="preserve">e</w:delText>
        </w:r>
      </w:del>
      <w:r w:rsidDel="00000000" w:rsidR="00000000" w:rsidRPr="00000000">
        <w:rPr>
          <w:rFonts w:ascii="Lexend" w:cs="Lexend" w:eastAsia="Lexend" w:hAnsi="Lexend"/>
          <w:rtl w:val="0"/>
        </w:rPr>
        <w:t xml:space="preserve"> et Faux. En effet, on peut directement affecter un test à une variable et cette variable est alors de type booléen ! Le test, dans sa définition, renvoie si il est vrai ou faux, ainsi le test renvoie True ou False qui sont des booléens, donc un test est de type booléen</w:t>
      </w:r>
      <w:del w:author="Alienor" w:id="15" w:date="2026-02-23T19:32:02Z">
        <w:r w:rsidDel="00000000" w:rsidR="00000000" w:rsidRPr="00000000">
          <w:rPr>
            <w:rFonts w:ascii="Lexend" w:cs="Lexend" w:eastAsia="Lexend" w:hAnsi="Lexend"/>
            <w:rtl w:val="0"/>
          </w:rPr>
          <w:delText xml:space="preserve">s</w:delText>
        </w:r>
      </w:del>
      <w:r w:rsidDel="00000000" w:rsidR="00000000" w:rsidRPr="00000000">
        <w:rPr>
          <w:rFonts w:ascii="Lexend" w:cs="Lexend" w:eastAsia="Lexend" w:hAnsi="Lexend"/>
          <w:rtl w:val="0"/>
        </w:rPr>
        <w:t xml:space="preserve">.</w:t>
      </w:r>
    </w:p>
    <w:p w:rsidR="00000000" w:rsidDel="00000000" w:rsidP="00000000" w:rsidRDefault="00000000" w:rsidRPr="00000000" w14:paraId="00000027">
      <w:pPr>
        <w:rPr>
          <w:rFonts w:ascii="Lexend" w:cs="Lexend" w:eastAsia="Lexend" w:hAnsi="Lexend"/>
          <w:color w:val="434343"/>
        </w:rPr>
      </w:pPr>
      <w:r w:rsidDel="00000000" w:rsidR="00000000" w:rsidRPr="00000000">
        <w:rPr>
          <w:rFonts w:ascii="Lexend" w:cs="Lexend" w:eastAsia="Lexend" w:hAnsi="Lexend"/>
          <w:color w:val="434343"/>
          <w:u w:val="single"/>
          <w:rtl w:val="0"/>
        </w:rPr>
        <w:t xml:space="preserve">Ex</w:t>
      </w:r>
      <w:ins w:author="Alienor" w:id="16" w:date="2026-02-23T19:39:46Z">
        <w:r w:rsidDel="00000000" w:rsidR="00000000" w:rsidRPr="00000000">
          <w:rPr>
            <w:rFonts w:ascii="Lexend" w:cs="Lexend" w:eastAsia="Lexend" w:hAnsi="Lexend"/>
            <w:color w:val="434343"/>
            <w:u w:val="single"/>
            <w:rtl w:val="0"/>
          </w:rPr>
          <w:t xml:space="preserve">emple</w:t>
        </w:r>
      </w:ins>
      <w:r w:rsidDel="00000000" w:rsidR="00000000" w:rsidRPr="00000000">
        <w:rPr>
          <w:rFonts w:ascii="Lexend" w:cs="Lexend" w:eastAsia="Lexend" w:hAnsi="Lexend"/>
          <w:color w:val="434343"/>
          <w:rtl w:val="0"/>
        </w:rPr>
        <w:t xml:space="preserve">: On écrit </w:t>
      </w:r>
    </w:p>
    <w:p w:rsidR="00000000" w:rsidDel="00000000" w:rsidP="00000000" w:rsidRDefault="00000000" w:rsidRPr="00000000" w14:paraId="00000028">
      <w:pPr>
        <w:ind w:firstLine="720"/>
        <w:rPr>
          <w:rFonts w:ascii="Lexend" w:cs="Lexend" w:eastAsia="Lexend" w:hAnsi="Lexend"/>
          <w:color w:val="434343"/>
        </w:rPr>
      </w:pPr>
      <w:r w:rsidDel="00000000" w:rsidR="00000000" w:rsidRPr="00000000">
        <w:rPr>
          <w:rFonts w:ascii="Lexend" w:cs="Lexend" w:eastAsia="Lexend" w:hAnsi="Lexend"/>
          <w:color w:val="434343"/>
          <w:rtl w:val="0"/>
        </w:rPr>
        <w:t xml:space="preserve">x=(4&gt;2)</w:t>
      </w:r>
    </w:p>
    <w:p w:rsidR="00000000" w:rsidDel="00000000" w:rsidP="00000000" w:rsidRDefault="00000000" w:rsidRPr="00000000" w14:paraId="00000029">
      <w:pPr>
        <w:rPr>
          <w:rFonts w:ascii="Lexend" w:cs="Lexend" w:eastAsia="Lexend" w:hAnsi="Lexend"/>
          <w:color w:val="434343"/>
        </w:rPr>
      </w:pPr>
      <w:r w:rsidDel="00000000" w:rsidR="00000000" w:rsidRPr="00000000">
        <w:rPr>
          <w:rFonts w:ascii="Lexend" w:cs="Lexend" w:eastAsia="Lexend" w:hAnsi="Lexend"/>
          <w:color w:val="434343"/>
          <w:rtl w:val="0"/>
        </w:rPr>
        <w:t xml:space="preserve">Puisque 4 est bien strictement supérieur à 2, alors le test 4&gt;2 est vrai donc ce test renvoie True. La variable x est alors égale à True et si on appelle x, True est renvoyé.</w:t>
      </w:r>
    </w:p>
    <w:p w:rsidR="00000000" w:rsidDel="00000000" w:rsidP="00000000" w:rsidRDefault="00000000" w:rsidRPr="00000000" w14:paraId="0000002A">
      <w:pPr>
        <w:rPr>
          <w:rFonts w:ascii="Lexend" w:cs="Lexend" w:eastAsia="Lexend" w:hAnsi="Lexend"/>
          <w:color w:val="434343"/>
        </w:rPr>
      </w:pPr>
      <w:r w:rsidDel="00000000" w:rsidR="00000000" w:rsidRPr="00000000">
        <w:rPr>
          <w:rtl w:val="0"/>
        </w:rPr>
      </w:r>
    </w:p>
    <w:p w:rsidR="00000000" w:rsidDel="00000000" w:rsidP="00000000" w:rsidRDefault="00000000" w:rsidRPr="00000000" w14:paraId="0000002B">
      <w:pPr>
        <w:rPr>
          <w:rFonts w:ascii="Lexend" w:cs="Lexend" w:eastAsia="Lexend" w:hAnsi="Lexend"/>
          <w:color w:val="434343"/>
        </w:rPr>
      </w:pPr>
      <w:r w:rsidDel="00000000" w:rsidR="00000000" w:rsidRPr="00000000">
        <w:rPr>
          <w:rFonts w:ascii="Lexend" w:cs="Lexend" w:eastAsia="Lexend" w:hAnsi="Lexend"/>
          <w:rtl w:val="0"/>
        </w:rPr>
        <w:t xml:space="preserve">Le mot </w:t>
      </w:r>
      <w:r w:rsidDel="00000000" w:rsidR="00000000" w:rsidRPr="00000000">
        <w:rPr>
          <w:rFonts w:ascii="Lexend" w:cs="Lexend" w:eastAsia="Lexend" w:hAnsi="Lexend"/>
          <w:i w:val="1"/>
          <w:iCs w:val="1"/>
          <w:rtl w:val="0"/>
        </w:rPr>
        <w:t xml:space="preserve">not</w:t>
      </w:r>
      <w:r w:rsidDel="00000000" w:rsidR="00000000" w:rsidRPr="00000000">
        <w:rPr>
          <w:rFonts w:ascii="Lexend" w:cs="Lexend" w:eastAsia="Lexend" w:hAnsi="Lexend"/>
          <w:rtl w:val="0"/>
        </w:rPr>
        <w:t xml:space="preserve"> ou </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permet d’inverser la valeur du test, c’est-à-dire qu’un </w:t>
      </w:r>
      <w:r w:rsidDel="00000000" w:rsidR="00000000" w:rsidRPr="00000000">
        <w:rPr>
          <w:rFonts w:ascii="Lexend" w:cs="Lexend" w:eastAsia="Lexend" w:hAnsi="Lexend"/>
          <w:i w:val="1"/>
          <w:iCs w:val="1"/>
          <w:rtl w:val="0"/>
        </w:rPr>
        <w:t xml:space="preserve">not </w:t>
      </w:r>
      <w:r w:rsidDel="00000000" w:rsidR="00000000" w:rsidRPr="00000000">
        <w:rPr>
          <w:rFonts w:ascii="Lexend" w:cs="Lexend" w:eastAsia="Lexend" w:hAnsi="Lexend"/>
          <w:rtl w:val="0"/>
        </w:rPr>
        <w:t xml:space="preserve">ou </w:t>
      </w:r>
      <w:commentRangeStart w:id="1"/>
      <w:r w:rsidDel="00000000" w:rsidR="00000000" w:rsidRPr="00000000">
        <w:rPr>
          <w:rFonts w:ascii="Lexend" w:cs="Lexend" w:eastAsia="Lexend" w:hAnsi="Lexend"/>
          <w:i w:val="1"/>
          <w:iCs w:val="1"/>
          <w:rtl w:val="0"/>
        </w:rPr>
        <w:t xml:space="preserve">!</w:t>
      </w:r>
      <w:r w:rsidDel="00000000" w:rsidR="00000000" w:rsidRPr="00000000">
        <w:rPr>
          <w:rFonts w:ascii="Lexend" w:cs="Lexend" w:eastAsia="Lexend" w:hAnsi="Lexend"/>
          <w:rtl w:val="0"/>
        </w:rPr>
        <w:t xml:space="preserve"> </w:t>
      </w:r>
      <w:commentRangeEnd w:id="1"/>
      <w:r w:rsidDel="00000000" w:rsidR="00000000" w:rsidRPr="00000000">
        <w:commentReference w:id="1"/>
      </w:r>
      <w:r w:rsidDel="00000000" w:rsidR="00000000" w:rsidRPr="00000000">
        <w:rPr>
          <w:rFonts w:ascii="Lexend" w:cs="Lexend" w:eastAsia="Lexend" w:hAnsi="Lexend"/>
          <w:rtl w:val="0"/>
        </w:rPr>
        <w:t xml:space="preserve">devant un test permet de renvoyer True si test renvoie False et renvoie False si le test renvoie True.</w:t>
      </w:r>
      <w:r w:rsidDel="00000000" w:rsidR="00000000" w:rsidRPr="00000000">
        <w:rPr>
          <w:rtl w:val="0"/>
        </w:rPr>
      </w:r>
    </w:p>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2D">
      <w:pPr>
        <w:rPr>
          <w:rFonts w:ascii="Lexend" w:cs="Lexend" w:eastAsia="Lexend" w:hAnsi="Lexend"/>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rtl w:val="0"/>
        </w:rPr>
        <w:t xml:space="preserve">Exo sur booleens de variables.</w:t>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1440" w:top="1440" w:left="1440" w:right="1440" w:header="720" w:footer="720"/>
          <w:pgNumType w:start="1"/>
        </w:sectPr>
      </w:pPr>
      <w:bookmarkStart w:colFirst="0" w:colLast="0" w:name="_6a91dcsllww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Markdown - Chapitre 1 - Partie 3</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Chapitre 1 - Partie 3 : les opérations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Il est intéressant d'avoir des variables mais encore plus de pouvoir faire des opérations avec ! Pour plus de clarté (et de simplicité ), nous allons énumérer les opérations en fonction des types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***Int - entier***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L'addition +, la multiplication \*, la soustraction -, la division / sont les principaux. Il y a également \*\* ou ^ pour la puissance. On peut également utiliser la division euclidienne avec // le quotient et % le reste.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*Exemple* :  opération --&gt;&gt; python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1+2 --&gt;&gt; 1+2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1x2 --&gt;&gt; 1\*2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2-1 --&gt;&gt; 2-1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2÷1 --&gt;&gt; 2/1</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2puissance3 --&gt;&gt; 2\*\*3 ou 2^3</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***Float - flottant*** :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Les opérations sont les mêmes que les entiers.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***String - chaîne de caractères***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Pour concaténer des chaînes de caractères (càd accoler deux chaînes ensembles, ex : concaténer "bon" et "jour" donne "bonjour"), on peut utiliser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peut aussi “multiplier” une chaîne de caractère par un entier pour indiquer que l’on veut la répéter plusieurs fois. Par exemple, 3 \* “bonjour ” donnera “bonjour bonjour bonjour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Les tests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Il est intéressant de faire des opérations avec des variables mais ce qui est encore plus cool est de  les comparer ! Ainsi on peut faire des tests entre variables. Un test, s'il est vrai renvoie True et s'il est faux, renvoie False (ce test renvoie donc un booléen). Pour cela, il existe différents opérateurs.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***Int et Float***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Comme en mathématiques, on peut utiliser &gt;,&lt;, mais aussi &lt;= et &gt;= qui sont respectivement inférieur ou égal et supérieur ou égal. Pour tester l'égalité entre deux nombres, on écrit == . Attention, il y a bien DEUX = car un seul signifie l'affectation, ce qui n'est pas l'opération voulue ! La différence a pour opérateur != ( x != y  se traduit par x différent de 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***String*** :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Pour tester l'égalité de chaîne de caractères, on peut utiliser == ( attention, il y a toujours DEUX = ) et pour tester la différence !=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 même pour les autres types, l'égalité des variables se testent par l'opérateur == (attention, il y a toujours DEUX = )  et la différence par != .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**EXERCICES** :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Dire si les tests sont vrais ou faux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Les types des tests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On verra plus tard pourquoi les tests sont très intéressants mais pour le moment, on peut revenir au type Bool, qui je le rappelle sont les valeurs True et False qui signifie Vraie et Faux. En effet, on peut directement affecter un test à une variable et cette variable est alors de type booléen ! Le test, dans sa définition, renvoie si il est vrai ou faux, ainsi le test renvoie True ou False qui sont des booléens, donc un test est de type booléens.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*Exemple* : On écrit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```python</w:t>
      </w:r>
    </w:p>
    <w:p w:rsidR="00000000" w:rsidDel="00000000" w:rsidP="00000000" w:rsidRDefault="00000000" w:rsidRPr="00000000" w14:paraId="0000007C">
      <w:pPr>
        <w:rPr/>
      </w:pPr>
      <w:r w:rsidDel="00000000" w:rsidR="00000000" w:rsidRPr="00000000">
        <w:rPr>
          <w:rtl w:val="0"/>
        </w:rPr>
        <w:t xml:space="preserve">x=(4&gt;2)</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Puisque 4 est bien strictement supérieur à 2, alors le test 4&gt;2 est vrai donc ce test renvoie True. La variable x est alors égale à True et si on appelle x, True est renvoyé.</w:t>
      </w:r>
    </w:p>
    <w:p w:rsidR="00000000" w:rsidDel="00000000" w:rsidP="00000000" w:rsidRDefault="00000000" w:rsidRPr="00000000" w14:paraId="0000008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enor" w:id="1" w:date="2026-02-23T19:33:5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python ! intervient que dans !=, pour tous les autres tests c'est not, je sais pas si ça vaut le coup de le mettre là</w:t>
      </w:r>
    </w:p>
  </w:comment>
  <w:comment w:author="Alienor" w:id="0" w:date="2026-02-23T19:25:4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marche pas en python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