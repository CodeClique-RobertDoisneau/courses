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44j65yik1d3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Chapitre 2 - Partie 2 : les boucles - while</w:t>
      </w:r>
      <w:r w:rsidDel="00000000" w:rsidR="00000000" w:rsidRPr="00000000">
        <w:rPr>
          <w:rtl w:val="0"/>
        </w:rPr>
      </w:r>
    </w:p>
    <w:p w:rsidR="00000000" w:rsidDel="00000000" w:rsidP="00000000" w:rsidRDefault="00000000" w:rsidRPr="00000000" w14:paraId="00000002">
      <w:pPr>
        <w:pStyle w:val="Heading1"/>
        <w:rPr/>
      </w:pPr>
      <w:bookmarkStart w:colFirst="0" w:colLast="0" w:name="_y1j9ixeq2d89" w:id="1"/>
      <w:bookmarkEnd w:id="1"/>
      <w:r w:rsidDel="00000000" w:rsidR="00000000" w:rsidRPr="00000000">
        <w:rPr>
          <w:rtl w:val="0"/>
        </w:rPr>
        <w:t xml:space="preserve">Chapitre 2 - Partie 2 : les boucles - while</w:t>
      </w:r>
    </w:p>
    <w:p w:rsidR="00000000" w:rsidDel="00000000" w:rsidP="00000000" w:rsidRDefault="00000000" w:rsidRPr="00000000" w14:paraId="00000003">
      <w:pPr>
        <w:pStyle w:val="Heading2"/>
        <w:rPr/>
      </w:pPr>
      <w:bookmarkStart w:colFirst="0" w:colLast="0" w:name="_t7u9i9v29nq7" w:id="2"/>
      <w:bookmarkEnd w:id="2"/>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Imaginez que vous deviez copier 100 fois "Je ne dois pas bavarder en classe". C'est long et ennuyeux à écrire ligne par ligne. En programmation, on utilise des "boucles" pour répéter des instructions. Il existe deux types de boucles. Ici, nous voyons la boucle non bornée : le while (tant que).</w:t>
      </w:r>
    </w:p>
    <w:p w:rsidR="00000000" w:rsidDel="00000000" w:rsidP="00000000" w:rsidRDefault="00000000" w:rsidRPr="00000000" w14:paraId="00000005">
      <w:pPr>
        <w:pStyle w:val="Heading2"/>
        <w:rPr/>
      </w:pPr>
      <w:bookmarkStart w:colFirst="0" w:colLast="0" w:name="_m8ykpztgaaap" w:id="3"/>
      <w:bookmarkEnd w:id="3"/>
      <w:r w:rsidDel="00000000" w:rsidR="00000000" w:rsidRPr="00000000">
        <w:rPr>
          <w:rtl w:val="0"/>
        </w:rPr>
        <w:t xml:space="preserve">I/ Le principe du "Tant que"</w:t>
      </w:r>
    </w:p>
    <w:p w:rsidR="00000000" w:rsidDel="00000000" w:rsidP="00000000" w:rsidRDefault="00000000" w:rsidRPr="00000000" w14:paraId="00000006">
      <w:pPr>
        <w:rPr/>
      </w:pPr>
      <w:r w:rsidDel="00000000" w:rsidR="00000000" w:rsidRPr="00000000">
        <w:rPr>
          <w:rtl w:val="0"/>
        </w:rPr>
        <w:t xml:space="preserve">La boucle while permet de répéter un bloc d'instructions tant qu'une condition reste Vraie. On ne sait pas forcément à l'avance combien de fois on va tourner dans la boucle.</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Syntaxe :</w:t>
      </w: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while condition : </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Instructions à répéter</w:t>
      </w:r>
    </w:p>
    <w:p w:rsidR="00000000" w:rsidDel="00000000" w:rsidP="00000000" w:rsidRDefault="00000000" w:rsidRPr="00000000" w14:paraId="0000000D">
      <w:pPr>
        <w:pStyle w:val="Heading2"/>
        <w:rPr/>
      </w:pPr>
      <w:bookmarkStart w:colFirst="0" w:colLast="0" w:name="_xt0207ek057v" w:id="4"/>
      <w:bookmarkEnd w:id="4"/>
      <w:r w:rsidDel="00000000" w:rsidR="00000000" w:rsidRPr="00000000">
        <w:rPr>
          <w:rtl w:val="0"/>
        </w:rPr>
        <w:t xml:space="preserve">II/ Exemple concret On veut créer un compte à rebours simple.</w:t>
      </w:r>
    </w:p>
    <w:p w:rsidR="00000000" w:rsidDel="00000000" w:rsidP="00000000" w:rsidRDefault="00000000" w:rsidRPr="00000000" w14:paraId="0000000E">
      <w:pPr>
        <w:rPr/>
      </w:pPr>
      <w:r w:rsidDel="00000000" w:rsidR="00000000" w:rsidRPr="00000000">
        <w:rPr>
          <w:b w:val="1"/>
          <w:bCs w:val="1"/>
          <w:rtl w:val="0"/>
        </w:rPr>
        <w:t xml:space="preserve">Syntaxe</w:t>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compteur = 5 </w:t>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while compteur &gt; 0: </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print(compteur) </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compteur = compteur - 1 # Très important ! </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print("Décollage !")</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Explication : Tant que le compteur est strictement supérieur à 0, on l'affiche, puis on le diminue de 1.</w:t>
      </w:r>
    </w:p>
    <w:p w:rsidR="00000000" w:rsidDel="00000000" w:rsidP="00000000" w:rsidRDefault="00000000" w:rsidRPr="00000000" w14:paraId="0000001B">
      <w:pPr>
        <w:pStyle w:val="Heading2"/>
        <w:rPr/>
      </w:pPr>
      <w:bookmarkStart w:colFirst="0" w:colLast="0" w:name="_pftukdcr3ebn" w:id="5"/>
      <w:bookmarkEnd w:id="5"/>
      <w:r w:rsidDel="00000000" w:rsidR="00000000" w:rsidRPr="00000000">
        <w:rPr>
          <w:rtl w:val="0"/>
        </w:rPr>
        <w:t xml:space="preserve">III/ Le danger de la boucle infinie</w:t>
      </w:r>
    </w:p>
    <w:p w:rsidR="00000000" w:rsidDel="00000000" w:rsidP="00000000" w:rsidRDefault="00000000" w:rsidRPr="00000000" w14:paraId="0000001C">
      <w:pPr>
        <w:rPr/>
      </w:pPr>
      <w:r w:rsidDel="00000000" w:rsidR="00000000" w:rsidRPr="00000000">
        <w:rPr>
          <w:rtl w:val="0"/>
        </w:rPr>
        <w:t xml:space="preserve">Que se passe-t-il si on oublie la ligne "compteur = compteur - 1" dans l'exemple précédent ?</w:t>
        <w:br w:type="textWrapping"/>
        <w:t xml:space="preserve">Le compteur reste à 5.  La condition "5 &gt; 0" est toujours Vraie.</w:t>
        <w:br w:type="textWrapping"/>
        <w:t xml:space="preserve">L'ordinateur va afficher 5 à l'infini jusqu'à ce que le programme plante ou que vous l'arrêtiez de force.</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 Règle d'or :</w:t>
      </w:r>
      <w:r w:rsidDel="00000000" w:rsidR="00000000" w:rsidRPr="00000000">
        <w:rPr>
          <w:rtl w:val="0"/>
        </w:rPr>
        <w:t xml:space="preserve"> Assurez-vous toujours que la condition finira par devenir Fausse !</w:t>
      </w:r>
    </w:p>
    <w:p w:rsidR="00000000" w:rsidDel="00000000" w:rsidP="00000000" w:rsidRDefault="00000000" w:rsidRPr="00000000" w14:paraId="0000001F">
      <w:pPr>
        <w:pStyle w:val="Heading2"/>
        <w:rPr/>
      </w:pPr>
      <w:bookmarkStart w:colFirst="0" w:colLast="0" w:name="_h2jw1g6i5y4i" w:id="6"/>
      <w:bookmarkEnd w:id="6"/>
      <w:r w:rsidDel="00000000" w:rsidR="00000000" w:rsidRPr="00000000">
        <w:rPr>
          <w:rtl w:val="0"/>
        </w:rPr>
        <w:t xml:space="preserve">EXERCICES D'APPLICATION DIRECTE :</w:t>
      </w:r>
    </w:p>
    <w:p w:rsidR="00000000" w:rsidDel="00000000" w:rsidP="00000000" w:rsidRDefault="00000000" w:rsidRPr="00000000" w14:paraId="00000020">
      <w:pPr>
        <w:rPr/>
      </w:pPr>
      <w:r w:rsidDel="00000000" w:rsidR="00000000" w:rsidRPr="00000000">
        <w:rPr>
          <w:rtl w:val="0"/>
        </w:rPr>
        <w:t xml:space="preserve">Écris un programme avec une variable reponse = "". Tant que reponse n'est pas égale à "oui", demande à l'utilisateur "Voulez-vous arrêter ?" (avec input()) et mets à jour la variable reponse.</w:t>
      </w:r>
    </w:p>
    <w:p w:rsidR="00000000" w:rsidDel="00000000" w:rsidP="00000000" w:rsidRDefault="00000000" w:rsidRPr="00000000" w14:paraId="0000002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1aoowq7cggi"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Reprise</w:t>
      </w:r>
      <w:r w:rsidDel="00000000" w:rsidR="00000000" w:rsidRPr="00000000">
        <w:rPr>
          <w:rtl w:val="0"/>
        </w:rPr>
      </w:r>
    </w:p>
    <w:p w:rsidR="00000000" w:rsidDel="00000000" w:rsidP="00000000" w:rsidRDefault="00000000" w:rsidRPr="00000000" w14:paraId="00000023">
      <w:pPr>
        <w:pStyle w:val="Heading1"/>
        <w:rPr/>
      </w:pPr>
      <w:bookmarkStart w:colFirst="0" w:colLast="0" w:name="_t4plk2cafxvn" w:id="8"/>
      <w:bookmarkEnd w:id="8"/>
      <w:r w:rsidDel="00000000" w:rsidR="00000000" w:rsidRPr="00000000">
        <w:rPr>
          <w:rtl w:val="0"/>
        </w:rPr>
        <w:t xml:space="preserve">Chapitre 2 - Partie 2 : les boucles - while</w:t>
      </w:r>
    </w:p>
    <w:p w:rsidR="00000000" w:rsidDel="00000000" w:rsidP="00000000" w:rsidRDefault="00000000" w:rsidRPr="00000000" w14:paraId="00000024">
      <w:pPr>
        <w:pStyle w:val="Heading2"/>
        <w:rPr/>
      </w:pPr>
      <w:bookmarkStart w:colFirst="0" w:colLast="0" w:name="_1k27prfjbr2g" w:id="9"/>
      <w:bookmarkEnd w:id="9"/>
      <w:r w:rsidDel="00000000" w:rsidR="00000000" w:rsidRPr="00000000">
        <w:rPr>
          <w:rtl w:val="0"/>
        </w:rPr>
        <w:t xml:space="preserve">INTRODUCTION</w:t>
      </w:r>
    </w:p>
    <w:p w:rsidR="00000000" w:rsidDel="00000000" w:rsidP="00000000" w:rsidRDefault="00000000" w:rsidRPr="00000000" w14:paraId="00000025">
      <w:pPr>
        <w:rPr/>
      </w:pPr>
      <w:r w:rsidDel="00000000" w:rsidR="00000000" w:rsidRPr="00000000">
        <w:rPr>
          <w:rtl w:val="0"/>
        </w:rPr>
        <w:t xml:space="preserve">Imaginez que vous deviez copier 100 fois "Je ne dois pas bavarder en classe". C'est long et ennuyeux à écrire.</w:t>
      </w:r>
      <w:ins w:author="Alienor" w:id="0" w:date="2026-02-24T14:12:14Z">
        <w:r w:rsidDel="00000000" w:rsidR="00000000" w:rsidRPr="00000000">
          <w:rPr>
            <w:rtl w:val="0"/>
          </w:rPr>
          <w:t xml:space="preserve"> </w:t>
        </w:r>
      </w:ins>
      <w:r w:rsidDel="00000000" w:rsidR="00000000" w:rsidRPr="00000000">
        <w:rPr>
          <w:rtl w:val="0"/>
        </w:rPr>
        <w:t xml:space="preserve">Ainsi, pour éviter d’écrire ligne par ligne, on utilise en programmation des "boucles" pour répéter des instructions. Il existe deux types de boucles. Ici, nous voyons une première boucle qui est la boucle non bornée : le while (tant que).</w:t>
      </w:r>
    </w:p>
    <w:p w:rsidR="00000000" w:rsidDel="00000000" w:rsidP="00000000" w:rsidRDefault="00000000" w:rsidRPr="00000000" w14:paraId="00000026">
      <w:pPr>
        <w:pStyle w:val="Heading2"/>
        <w:rPr/>
      </w:pPr>
      <w:bookmarkStart w:colFirst="0" w:colLast="0" w:name="_s5m3m6pwwrpd" w:id="10"/>
      <w:bookmarkEnd w:id="10"/>
      <w:r w:rsidDel="00000000" w:rsidR="00000000" w:rsidRPr="00000000">
        <w:rPr>
          <w:rtl w:val="0"/>
        </w:rPr>
        <w:t xml:space="preserve">I/ Le principe du "Tant que"</w:t>
      </w:r>
    </w:p>
    <w:p w:rsidR="00000000" w:rsidDel="00000000" w:rsidP="00000000" w:rsidRDefault="00000000" w:rsidRPr="00000000" w14:paraId="00000027">
      <w:pPr>
        <w:rPr/>
      </w:pPr>
      <w:r w:rsidDel="00000000" w:rsidR="00000000" w:rsidRPr="00000000">
        <w:rPr>
          <w:rtl w:val="0"/>
        </w:rPr>
        <w:t xml:space="preserve">La boucle while permet de répéter un bloc d'instructions tant qu'une condition reste </w:t>
      </w:r>
      <w:ins w:author="Alienor" w:id="1" w:date="2026-02-24T14:12:42Z">
        <w:commentRangeStart w:id="0"/>
        <w:r w:rsidDel="00000000" w:rsidR="00000000" w:rsidRPr="00000000">
          <w:rPr>
            <w:rtl w:val="0"/>
          </w:rPr>
          <w:t xml:space="preserve">v</w:t>
        </w:r>
      </w:ins>
      <w:del w:author="Alienor" w:id="1" w:date="2026-02-24T14:12:42Z">
        <w:commentRangeEnd w:id="0"/>
        <w:r w:rsidDel="00000000" w:rsidR="00000000" w:rsidRPr="00000000">
          <w:commentReference w:id="0"/>
        </w:r>
        <w:r w:rsidDel="00000000" w:rsidR="00000000" w:rsidRPr="00000000">
          <w:rPr>
            <w:rtl w:val="0"/>
          </w:rPr>
          <w:delText xml:space="preserve">V</w:delText>
        </w:r>
      </w:del>
      <w:r w:rsidDel="00000000" w:rsidR="00000000" w:rsidRPr="00000000">
        <w:rPr>
          <w:rtl w:val="0"/>
        </w:rPr>
        <w:t xml:space="preserve">raie. On ne sait pas forcément à l'avance combien de fois on va tourner dans la boucle mais tant que la condition est vérifiée les instructions se trouvant dans la boucle sont exécuté</w:t>
      </w:r>
      <w:ins w:author="Alienor" w:id="2" w:date="2026-02-24T14:18:21Z">
        <w:r w:rsidDel="00000000" w:rsidR="00000000" w:rsidRPr="00000000">
          <w:rPr>
            <w:rtl w:val="0"/>
          </w:rPr>
          <w:t xml:space="preserve">e</w:t>
        </w:r>
      </w:ins>
      <w:r w:rsidDel="00000000" w:rsidR="00000000" w:rsidRPr="00000000">
        <w:rPr>
          <w:rtl w:val="0"/>
        </w:rPr>
        <w:t xml:space="preserve">s. </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Syntaxe :</w:t>
      </w: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while condition : </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Instructions à répéter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 Attention !</w:t>
      </w:r>
      <w:r w:rsidDel="00000000" w:rsidR="00000000" w:rsidRPr="00000000">
        <w:rPr>
          <w:rtl w:val="0"/>
        </w:rPr>
        <w:br w:type="textWrapping"/>
        <w:t xml:space="preserve">Ne pas oublier les deux points ":" après la condition du while !</w:t>
        <w:br w:type="textWrapping"/>
        <w:t xml:space="preserve">L'indentation (le décalage vers la droite) est aussi obligatoire ! C'est elle qui dit à Python : "cette ligne fait partie de la boucle".</w:t>
      </w:r>
    </w:p>
    <w:p w:rsidR="00000000" w:rsidDel="00000000" w:rsidP="00000000" w:rsidRDefault="00000000" w:rsidRPr="00000000" w14:paraId="00000030">
      <w:pPr>
        <w:pStyle w:val="Heading2"/>
        <w:rPr/>
      </w:pPr>
      <w:bookmarkStart w:colFirst="0" w:colLast="0" w:name="_a6irzzq18boa" w:id="11"/>
      <w:bookmarkEnd w:id="11"/>
      <w:r w:rsidDel="00000000" w:rsidR="00000000" w:rsidRPr="00000000">
        <w:rPr>
          <w:rtl w:val="0"/>
        </w:rPr>
        <w:t xml:space="preserve">II/ Exemple concret : Création d’un compte à rebours.</w:t>
      </w:r>
    </w:p>
    <w:p w:rsidR="00000000" w:rsidDel="00000000" w:rsidP="00000000" w:rsidRDefault="00000000" w:rsidRPr="00000000" w14:paraId="00000031">
      <w:pPr>
        <w:rPr/>
      </w:pPr>
      <w:r w:rsidDel="00000000" w:rsidR="00000000" w:rsidRPr="00000000">
        <w:rPr>
          <w:b w:val="1"/>
          <w:bCs w:val="1"/>
          <w:rtl w:val="0"/>
        </w:rPr>
        <w:t xml:space="preserve">Syntaxe</w:t>
      </w: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compteur = 5 </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while compteur &gt; 0: </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print(compteur) </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compteur = compteur - 1 # Très important ! </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print("Décollage !")</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Explication : Tant que le compteur est strictement supérieur à 0, on l'affiche, puis on le diminue de 1.</w:t>
      </w:r>
    </w:p>
    <w:p w:rsidR="00000000" w:rsidDel="00000000" w:rsidP="00000000" w:rsidRDefault="00000000" w:rsidRPr="00000000" w14:paraId="0000003E">
      <w:pPr>
        <w:pStyle w:val="Heading2"/>
        <w:rPr/>
      </w:pPr>
      <w:bookmarkStart w:colFirst="0" w:colLast="0" w:name="_137w8jdglnnq" w:id="12"/>
      <w:bookmarkEnd w:id="12"/>
      <w:r w:rsidDel="00000000" w:rsidR="00000000" w:rsidRPr="00000000">
        <w:rPr>
          <w:rtl w:val="0"/>
        </w:rPr>
        <w:t xml:space="preserve">III/ Le danger de la boucle infinie</w:t>
      </w:r>
    </w:p>
    <w:p w:rsidR="00000000" w:rsidDel="00000000" w:rsidP="00000000" w:rsidRDefault="00000000" w:rsidRPr="00000000" w14:paraId="0000003F">
      <w:pPr>
        <w:rPr/>
      </w:pPr>
      <w:r w:rsidDel="00000000" w:rsidR="00000000" w:rsidRPr="00000000">
        <w:rPr>
          <w:rtl w:val="0"/>
        </w:rPr>
        <w:t xml:space="preserve">Que se passe-t-il si on oublie la ligne "compteur = compteur - 1" dans l'exemple précédent ?</w:t>
        <w:br w:type="textWrapping"/>
        <w:t xml:space="preserve">Le compteur reste à 5. Alors la condition "5 &gt; 0" est toujours </w:t>
      </w:r>
      <w:ins w:author="Alienor" w:id="3" w:date="2026-02-24T14:19:32Z">
        <w:commentRangeStart w:id="1"/>
        <w:r w:rsidDel="00000000" w:rsidR="00000000" w:rsidRPr="00000000">
          <w:rPr>
            <w:rtl w:val="0"/>
          </w:rPr>
          <w:t xml:space="preserve">vraie</w:t>
        </w:r>
      </w:ins>
      <w:del w:author="Alienor" w:id="3" w:date="2026-02-24T14:19:32Z">
        <w:commentRangeEnd w:id="1"/>
        <w:r w:rsidDel="00000000" w:rsidR="00000000" w:rsidRPr="00000000">
          <w:commentReference w:id="1"/>
        </w:r>
        <w:r w:rsidDel="00000000" w:rsidR="00000000" w:rsidRPr="00000000">
          <w:rPr>
            <w:rtl w:val="0"/>
          </w:rPr>
          <w:delText xml:space="preserve">Vraie</w:delText>
        </w:r>
      </w:del>
      <w:r w:rsidDel="00000000" w:rsidR="00000000" w:rsidRPr="00000000">
        <w:rPr>
          <w:rtl w:val="0"/>
        </w:rPr>
        <w:t xml:space="preserve"> et l'ordinateur va afficher 5 jusqu'à l’infini. Il faut alors </w:t>
      </w:r>
      <w:ins w:author="Alienor" w:id="4" w:date="2026-02-24T14:20:01Z">
        <w:r w:rsidDel="00000000" w:rsidR="00000000" w:rsidRPr="00000000">
          <w:rPr>
            <w:rtl w:val="0"/>
          </w:rPr>
          <w:t xml:space="preserve">arrêter</w:t>
        </w:r>
      </w:ins>
      <w:del w:author="Alienor" w:id="4" w:date="2026-02-24T14:20:01Z">
        <w:r w:rsidDel="00000000" w:rsidR="00000000" w:rsidRPr="00000000">
          <w:rPr>
            <w:rtl w:val="0"/>
          </w:rPr>
          <w:delText xml:space="preserve">arrêtez</w:delText>
        </w:r>
      </w:del>
      <w:r w:rsidDel="00000000" w:rsidR="00000000" w:rsidRPr="00000000">
        <w:rPr>
          <w:rtl w:val="0"/>
        </w:rPr>
        <w:t xml:space="preserve"> de force l’exécution du programme ! Il faut alors éviter à tout prix de faire une boucle infinie !</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 Règle d'or :</w:t>
      </w:r>
      <w:r w:rsidDel="00000000" w:rsidR="00000000" w:rsidRPr="00000000">
        <w:rPr>
          <w:rtl w:val="0"/>
        </w:rPr>
        <w:t xml:space="preserve"> Assurez-vous toujours que la condition finira par devenir </w:t>
      </w:r>
      <w:ins w:author="Alienor" w:id="5" w:date="2026-02-24T14:21:33Z">
        <w:r w:rsidDel="00000000" w:rsidR="00000000" w:rsidRPr="00000000">
          <w:rPr>
            <w:rtl w:val="0"/>
          </w:rPr>
          <w:t xml:space="preserve">fausse</w:t>
        </w:r>
      </w:ins>
      <w:del w:author="Alienor" w:id="5" w:date="2026-02-24T14:21:33Z">
        <w:r w:rsidDel="00000000" w:rsidR="00000000" w:rsidRPr="00000000">
          <w:rPr>
            <w:rtl w:val="0"/>
          </w:rPr>
          <w:delText xml:space="preserve">Fausse</w:delText>
        </w:r>
      </w:del>
      <w:r w:rsidDel="00000000" w:rsidR="00000000" w:rsidRPr="00000000">
        <w:rPr>
          <w:rtl w:val="0"/>
        </w:rPr>
        <w:t xml:space="preserve"> ! </w:t>
      </w:r>
    </w:p>
    <w:p w:rsidR="00000000" w:rsidDel="00000000" w:rsidP="00000000" w:rsidRDefault="00000000" w:rsidRPr="00000000" w14:paraId="00000042">
      <w:pPr>
        <w:pStyle w:val="Heading2"/>
        <w:rPr/>
      </w:pPr>
      <w:bookmarkStart w:colFirst="0" w:colLast="0" w:name="_plaqwmlbbe6d" w:id="13"/>
      <w:bookmarkEnd w:id="13"/>
      <w:r w:rsidDel="00000000" w:rsidR="00000000" w:rsidRPr="00000000">
        <w:rPr>
          <w:rtl w:val="0"/>
        </w:rPr>
        <w:t xml:space="preserve">EXERCICES D'APPLICATION DIRECTE :</w:t>
      </w:r>
    </w:p>
    <w:p w:rsidR="00000000" w:rsidDel="00000000" w:rsidP="00000000" w:rsidRDefault="00000000" w:rsidRPr="00000000" w14:paraId="00000043">
      <w:pPr>
        <w:rPr/>
      </w:pPr>
      <w:r w:rsidDel="00000000" w:rsidR="00000000" w:rsidRPr="00000000">
        <w:rPr>
          <w:rtl w:val="0"/>
        </w:rPr>
        <w:t xml:space="preserve">Écris un programme avec une variable reponse = "". Tant que reponse n'est pas égale à "oui", demande à l'utilisateur "Voulez-vous arrêter ?" (avec input()) et </w:t>
      </w:r>
      <w:ins w:author="Alienor" w:id="6" w:date="2026-02-24T14:21:26Z">
        <w:r w:rsidDel="00000000" w:rsidR="00000000" w:rsidRPr="00000000">
          <w:rPr>
            <w:rtl w:val="0"/>
          </w:rPr>
          <w:t xml:space="preserve">met</w:t>
        </w:r>
      </w:ins>
      <w:del w:author="Alienor" w:id="6" w:date="2026-02-24T14:21:26Z">
        <w:r w:rsidDel="00000000" w:rsidR="00000000" w:rsidRPr="00000000">
          <w:rPr>
            <w:rtl w:val="0"/>
          </w:rPr>
          <w:delText xml:space="preserve">mets</w:delText>
        </w:r>
      </w:del>
      <w:r w:rsidDel="00000000" w:rsidR="00000000" w:rsidRPr="00000000">
        <w:rPr>
          <w:rtl w:val="0"/>
        </w:rPr>
        <w:t xml:space="preserve"> à jour la variable reponse.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207iq3m6lass" w:id="14"/>
      <w:bookmarkEnd w:id="14"/>
      <w:r w:rsidDel="00000000" w:rsidR="00000000" w:rsidRPr="00000000">
        <w:rPr>
          <w:rtl w:val="0"/>
        </w:rPr>
        <w:t xml:space="preserve">Erreurs fréquentes :</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Oublier les indentations !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enor" w:id="1" w:date="2026-02-24T14:19:48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True</w:t>
      </w:r>
    </w:p>
  </w:comment>
  <w:comment w:author="Alienor" w:id="0" w:date="2026-02-24T14:19:15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True à la limite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