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ymiyp87nee5" w:id="0"/>
      <w:bookmarkEnd w:id="0"/>
      <w:r w:rsidDel="00000000" w:rsidR="00000000" w:rsidRPr="00000000">
        <w:rPr>
          <w:rtl w:val="0"/>
        </w:rPr>
        <w:t xml:space="preserve">Chapitre 5 - Partie 2 : Les tris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bh6gsxplxi9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Avoir une liste de notes en vrac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[12, 5, 18, 10]</w:t>
      </w:r>
      <w:r w:rsidDel="00000000" w:rsidR="00000000" w:rsidRPr="00000000">
        <w:rPr>
          <w:rtl w:val="0"/>
        </w:rPr>
        <w:t xml:space="preserve">, c'est bien. Mais les avoir dans l'ordre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[5, 10, 12, 18]</w:t>
      </w:r>
      <w:r w:rsidDel="00000000" w:rsidR="00000000" w:rsidRPr="00000000">
        <w:rPr>
          <w:rtl w:val="0"/>
        </w:rPr>
        <w:t xml:space="preserve">, c'est mieux ! Trier une liste est un problème classique en informatique. Il existe des dizaines de façons de le faire (Tri à bulles, Tri fusion, QuickSort...). Ici, nous allons voir le </w:t>
      </w:r>
      <w:r w:rsidDel="00000000" w:rsidR="00000000" w:rsidRPr="00000000">
        <w:rPr>
          <w:b w:val="1"/>
          <w:bCs w:val="1"/>
          <w:rtl w:val="0"/>
        </w:rPr>
        <w:t xml:space="preserve">Tri par sélection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/>
        <w:pPrChange w:author="Alienor" w:id="0" w:date="2026-02-04T19:03:04Z">
          <w:pPr>
            <w:pStyle w:val="Heading2"/>
          </w:pPr>
        </w:pPrChange>
      </w:pPr>
      <w:bookmarkStart w:colFirst="0" w:colLast="0" w:name="_8a9wezqhym60" w:id="2"/>
      <w:bookmarkEnd w:id="2"/>
      <w:r w:rsidDel="00000000" w:rsidR="00000000" w:rsidRPr="00000000">
        <w:rPr>
          <w:rtl w:val="0"/>
        </w:rPr>
        <w:t xml:space="preserve">I/ Algorithme - Le Tri par </w:t>
      </w:r>
      <w:ins w:author="Alienor" w:id="0" w:date="2026-02-04T19:03:04Z">
        <w:r w:rsidDel="00000000" w:rsidR="00000000" w:rsidRPr="00000000">
          <w:rPr>
            <w:rtl w:val="0"/>
          </w:rPr>
          <w:t xml:space="preserve">insertion</w:t>
        </w:r>
      </w:ins>
      <w:del w:author="Alienor" w:id="0" w:date="2026-02-04T19:03:04Z">
        <w:r w:rsidDel="00000000" w:rsidR="00000000" w:rsidRPr="00000000">
          <w:rPr>
            <w:rtl w:val="0"/>
          </w:rPr>
          <w:delText xml:space="preserve">sélection</w:delText>
        </w:r>
      </w:del>
      <w:r w:rsidDel="00000000" w:rsidR="00000000" w:rsidRPr="00000000">
        <w:rPr>
          <w:rtl w:val="0"/>
        </w:rPr>
        <w:t xml:space="preserve"> (Selection Sort)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su5l1fg8rkfr" w:id="3"/>
      <w:bookmarkEnd w:id="3"/>
      <w:r w:rsidDel="00000000" w:rsidR="00000000" w:rsidRPr="00000000">
        <w:rPr>
          <w:rtl w:val="0"/>
        </w:rPr>
        <w:t xml:space="preserve">Idée générale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C'est la méthode "naturelle" quand on range des cartes 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cherche la </w:t>
      </w:r>
      <w:r w:rsidDel="00000000" w:rsidR="00000000" w:rsidRPr="00000000">
        <w:rPr>
          <w:b w:val="1"/>
          <w:bCs w:val="1"/>
          <w:rtl w:val="0"/>
        </w:rPr>
        <w:t xml:space="preserve">plus petite carte</w:t>
      </w:r>
      <w:r w:rsidDel="00000000" w:rsidR="00000000" w:rsidRPr="00000000">
        <w:rPr>
          <w:rtl w:val="0"/>
        </w:rPr>
        <w:t xml:space="preserve"> de tout le paquet.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la met </w:t>
      </w:r>
      <w:r w:rsidDel="00000000" w:rsidR="00000000" w:rsidRPr="00000000">
        <w:rPr>
          <w:b w:val="1"/>
          <w:bCs w:val="1"/>
          <w:rtl w:val="0"/>
        </w:rPr>
        <w:t xml:space="preserve">tout devant</w:t>
      </w:r>
      <w:r w:rsidDel="00000000" w:rsidR="00000000" w:rsidRPr="00000000">
        <w:rPr>
          <w:rtl w:val="0"/>
        </w:rPr>
        <w:t xml:space="preserve"> (en première position).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recommence avec le reste du paquet (à partir de la 2ème place).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Et ainsi de suite jusqu'à la fin.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thn5chghbcu" w:id="4"/>
      <w:bookmarkEnd w:id="4"/>
      <w:r w:rsidDel="00000000" w:rsidR="00000000" w:rsidRPr="00000000">
        <w:rPr>
          <w:rtl w:val="0"/>
        </w:rPr>
        <w:t xml:space="preserve">Méthode générale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a besoin de deux boucles imbriquées 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Une boucle principale qui avance position par position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allant du début à la fin).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Une boucle secondaire qui cherche le plus petit élément parmi ceux qui restent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 allant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i+1</w:t>
      </w:r>
      <w:r w:rsidDel="00000000" w:rsidR="00000000" w:rsidRPr="00000000">
        <w:rPr>
          <w:rtl w:val="0"/>
        </w:rPr>
        <w:t xml:space="preserve"> à la fin).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h5w58vpnghn0" w:id="5"/>
      <w:bookmarkEnd w:id="5"/>
      <w:r w:rsidDel="00000000" w:rsidR="00000000" w:rsidRPr="00000000">
        <w:rPr>
          <w:rtl w:val="0"/>
        </w:rPr>
        <w:t xml:space="preserve">Exemple commenté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tri_selection(liste):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n = len(liste)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# Pour chaque position i de la liste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# On suppose que le minimum est à la position 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min_index = 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# On cherche s'il y a plus petit dans le reste de la liste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for j in range(i+1, n):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if liste[j] &lt; liste[min_index]: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min_index = j # On a trouvé un nouveau minimum !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# Si le minimum n'était pas déjà à la bonne place, on échange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 min_index != i: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# Échange des variables (swap)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temp = liste[i]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liste[i] = liste[min_index]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liste[min_index] = temp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Test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mes_notes = [12, 5, 18, 10]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tri_selection(mes_notes)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print(mes_notes) # Affiche [5, 10, 12, 18]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wi9ufmpxs1kg" w:id="6"/>
      <w:bookmarkEnd w:id="6"/>
      <w:r w:rsidDel="00000000" w:rsidR="00000000" w:rsidRPr="00000000">
        <w:rPr>
          <w:rtl w:val="0"/>
        </w:rPr>
        <w:t xml:space="preserve">II/ Comprendre l'échange (Swap)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 Python, échanger deux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peut se faire de façon élégante 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a, b = b, 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Dans l'algorithme ci-dessus, on peut remplacer le bloc "temp" par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liste[i], liste[min_index] = liste[min_index], liste[i]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cawsovdqvms9" w:id="7"/>
      <w:bookmarkEnd w:id="7"/>
      <w:r w:rsidDel="00000000" w:rsidR="00000000" w:rsidRPr="00000000">
        <w:rPr>
          <w:rtl w:val="0"/>
        </w:rPr>
        <w:t xml:space="preserve">EXERCICES D'APPLICATION DIRECTE 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Copie la fonction de tri et teste-la avec une liste de 10 nombres aléatoires.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Modifie la condition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liste[j] &lt; liste[min_index]</w:t>
      </w:r>
      <w:r w:rsidDel="00000000" w:rsidR="00000000" w:rsidRPr="00000000">
        <w:rPr>
          <w:rtl w:val="0"/>
        </w:rPr>
        <w:t xml:space="preserve"> pour trier dans l'ordre </w:t>
      </w:r>
      <w:r w:rsidDel="00000000" w:rsidR="00000000" w:rsidRPr="00000000">
        <w:rPr>
          <w:b w:val="1"/>
          <w:bCs w:val="1"/>
          <w:rtl w:val="0"/>
        </w:rPr>
        <w:t xml:space="preserve">décroissant</w:t>
      </w:r>
      <w:r w:rsidDel="00000000" w:rsidR="00000000" w:rsidRPr="00000000">
        <w:rPr>
          <w:rtl w:val="0"/>
        </w:rPr>
        <w:t xml:space="preserve"> (du plus grand au plus petit).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ienor" w:id="0" w:date="2026-02-04T19:02:36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ça serait bien de montrer l'état de la liste a chaque itération pour illustrer je pense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