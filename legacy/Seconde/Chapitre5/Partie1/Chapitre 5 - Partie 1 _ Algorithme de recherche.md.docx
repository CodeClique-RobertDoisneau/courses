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8v1vb9io9p6" w:id="0"/>
      <w:bookmarkEnd w:id="0"/>
      <w:r w:rsidDel="00000000" w:rsidR="00000000" w:rsidRPr="00000000">
        <w:rPr>
          <w:rtl w:val="0"/>
        </w:rPr>
        <w:t xml:space="preserve">Chapitre 5 - Partie 1 : Algorithme de recherche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0k2fd5ewiis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Imaginez que vous cherchez une carte précise dans un jeu de cartes mélangé. Comment faites-vous ? Vous regardez la première, puis la deuxième, puis la troisième... jusqu'à trouver la bonne. En informatique, c'est </w:t>
      </w:r>
      <w:r w:rsidDel="00000000" w:rsidR="00000000" w:rsidRPr="00000000">
        <w:rPr>
          <w:b w:val="1"/>
          <w:bCs w:val="1"/>
          <w:rtl w:val="0"/>
        </w:rPr>
        <w:t xml:space="preserve">l'algorithme de recherche séquentielle</w:t>
      </w:r>
      <w:r w:rsidDel="00000000" w:rsidR="00000000" w:rsidRPr="00000000">
        <w:rPr>
          <w:rtl w:val="0"/>
        </w:rPr>
        <w:t xml:space="preserve"> (ou parcours séquentiel).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h17u9q3ryr7" w:id="2"/>
      <w:bookmarkEnd w:id="2"/>
      <w:r w:rsidDel="00000000" w:rsidR="00000000" w:rsidRPr="00000000">
        <w:rPr>
          <w:rtl w:val="0"/>
        </w:rPr>
        <w:t xml:space="preserve">I/ Algorithme - Cas 1 : Présence d'un élément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Idée générale :</w:t>
      </w:r>
      <w:r w:rsidDel="00000000" w:rsidR="00000000" w:rsidRPr="00000000">
        <w:rPr>
          <w:rtl w:val="0"/>
        </w:rPr>
        <w:t xml:space="preserve"> On veut savoir si une valeur existe dans une liste. On parcourt toute la liste. Si on trouve la valeur, on s'arrête et on dit "Trouvé !". Si on arrive à la fin sans avoir rien trouvé, on dit "Pas trouvé".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Méthode générale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Créer une variable booléenne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trouve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Parcourir la liste avec une boucle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l'élément actuel est celui qu'on cherche, on met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trouve = True</w:t>
      </w:r>
      <w:r w:rsidDel="00000000" w:rsidR="00000000" w:rsidRPr="00000000">
        <w:rPr>
          <w:rtl w:val="0"/>
        </w:rPr>
        <w:t xml:space="preserve"> (et on peut arrêter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À la fin, on regarde la valeur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est_present(liste, valeur_cherchee):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found = False</w:t>
      </w:r>
      <w:ins w:author="Alienor" w:id="0" w:date="2026-02-04T18:40:23Z">
        <w:r w:rsidDel="00000000" w:rsidR="00000000" w:rsidRPr="00000000">
          <w:rPr>
            <w:rtl w:val="0"/>
          </w:rPr>
          <w:tab/>
          <w:tab/>
          <w:t xml:space="preserve">#Etape 1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element in liste:</w:t>
      </w:r>
      <w:ins w:author="Alienor" w:id="1" w:date="2026-02-04T18:40:46Z">
        <w:r w:rsidDel="00000000" w:rsidR="00000000" w:rsidRPr="00000000">
          <w:rPr>
            <w:rtl w:val="0"/>
          </w:rPr>
          <w:tab/>
          <w:tab/>
          <w:t xml:space="preserve">#Etape 2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element == valeur_cherchee:</w:t>
      </w:r>
      <w:ins w:author="Alienor" w:id="2" w:date="2026-02-04T18:40:54Z">
        <w:r w:rsidDel="00000000" w:rsidR="00000000" w:rsidRPr="00000000">
          <w:rPr>
            <w:rtl w:val="0"/>
          </w:rPr>
          <w:tab/>
          <w:tab/>
          <w:t xml:space="preserve">#Etape 3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found = True</w:t>
      </w:r>
      <w:ins w:author="Alienor" w:id="3" w:date="2026-02-04T18:41:03Z">
        <w:r w:rsidDel="00000000" w:rsidR="00000000" w:rsidRPr="00000000">
          <w:rPr>
            <w:rtl w:val="0"/>
          </w:rPr>
          <w:tab/>
          <w:tab/>
          <w:t xml:space="preserve">#Etape 4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</w:t>
      </w:r>
      <w:commentRangeStart w:id="0"/>
      <w:r w:rsidDel="00000000" w:rsidR="00000000" w:rsidRPr="00000000">
        <w:rPr>
          <w:rtl w:val="0"/>
        </w:rPr>
        <w:t xml:space="preserve">  break # On arrête car on a trouvé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found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mes_nombres = [10, 5, 8, 20]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print(est_present(mes_nombres, 8))  # Affiche True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print(est_present(mes_nombres, 12)) # Affiche False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disf039kgw9" w:id="3"/>
      <w:bookmarkEnd w:id="3"/>
      <w:r w:rsidDel="00000000" w:rsidR="00000000" w:rsidRPr="00000000">
        <w:rPr>
          <w:rtl w:val="0"/>
        </w:rPr>
        <w:t xml:space="preserve">II/ Algorithme - Cas 2 : Recherche de la position (indice)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Parfois, on ne veut pas juste savoir si c'est là, on veut savoir OÙ c'est.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Méthode générale :</w:t>
      </w:r>
      <w:r w:rsidDel="00000000" w:rsidR="00000000" w:rsidRPr="00000000">
        <w:rPr>
          <w:rtl w:val="0"/>
        </w:rPr>
        <w:t xml:space="preserve"> On utilise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range(len(liste))</w:t>
      </w:r>
      <w:r w:rsidDel="00000000" w:rsidR="00000000" w:rsidRPr="00000000">
        <w:rPr>
          <w:rtl w:val="0"/>
        </w:rPr>
        <w:t xml:space="preserve"> pour avoir les indices.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trouver_indice(liste, valeur_cherchee):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i in range(len(liste)):</w:t>
      </w:r>
      <w:ins w:author="Alienor" w:id="4" w:date="2026-02-04T18:41:56Z">
        <w:r w:rsidDel="00000000" w:rsidR="00000000" w:rsidRPr="00000000">
          <w:rPr>
            <w:rtl w:val="0"/>
          </w:rPr>
          <w:tab/>
          <w:tab/>
          <w:t xml:space="preserve">#On parcourt les indices de la listes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liste[i] == valeur_cherchee:</w:t>
      </w:r>
      <w:ins w:author="Alienor" w:id="5" w:date="2026-02-04T18:42:15Z">
        <w:r w:rsidDel="00000000" w:rsidR="00000000" w:rsidRPr="00000000">
          <w:rPr>
            <w:rtl w:val="0"/>
          </w:rPr>
          <w:tab/>
          <w:tab/>
          <w:t xml:space="preserve">#Si l’élément en position i correspond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i # On renvoie la position immédiatement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-1 # Convention : si on ne trouve pas, on renvoie -1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classement = ["Alice", "Bob", "Charlie"]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print(trouver_indice(classement, "Bob")) # Affiche 1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3q55i6yij0b" w:id="4"/>
      <w:bookmarkEnd w:id="4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Crée une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contient_zero(liste)</w:t>
      </w:r>
      <w:r w:rsidDel="00000000" w:rsidR="00000000" w:rsidRPr="00000000">
        <w:rPr>
          <w:rtl w:val="0"/>
        </w:rPr>
        <w:t xml:space="preserve"> qui renvoie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liste contient le nombre 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Crée une liste de mois. Cherche l'indice du mois "Juin".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enor" w:id="0" w:date="2026-02-04T18:41:2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supprimer car pas au programme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