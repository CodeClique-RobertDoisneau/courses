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z2ids8ubbcu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Chapitre 2 - Partie 1 : les conditions</w:t>
      </w:r>
      <w:r w:rsidDel="00000000" w:rsidR="00000000" w:rsidRPr="00000000">
        <w:rPr>
          <w:rtl w:val="0"/>
        </w:rPr>
      </w:r>
    </w:p>
    <w:p w:rsidR="00000000" w:rsidDel="00000000" w:rsidP="00000000" w:rsidRDefault="00000000" w:rsidRPr="00000000" w14:paraId="00000002">
      <w:pPr>
        <w:pStyle w:val="Heading1"/>
        <w:rPr/>
      </w:pPr>
      <w:bookmarkStart w:colFirst="0" w:colLast="0" w:name="_or25r94683pl" w:id="1"/>
      <w:bookmarkEnd w:id="1"/>
      <w:r w:rsidDel="00000000" w:rsidR="00000000" w:rsidRPr="00000000">
        <w:rPr>
          <w:rtl w:val="0"/>
        </w:rPr>
        <w:t xml:space="preserve">Chapitre 2 - Partie 1 : les conditions</w:t>
      </w:r>
    </w:p>
    <w:p w:rsidR="00000000" w:rsidDel="00000000" w:rsidP="00000000" w:rsidRDefault="00000000" w:rsidRPr="00000000" w14:paraId="00000003">
      <w:pPr>
        <w:pStyle w:val="Heading2"/>
        <w:rPr/>
      </w:pPr>
      <w:bookmarkStart w:colFirst="0" w:colLast="0" w:name="_n4k74njtjj2m" w:id="2"/>
      <w:bookmarkEnd w:id="2"/>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Jusqu'à présent, nos programmes étaient linéaires : ils exécutaient les instructions les unes après les autres, toujours de la même façon. Mais dans la vie, on fait des choix ! "S'il pleut, je prends un parapluie, sinon je mets des lunettes de soleil". En Python, c'est pareil : on utilise des "conditions" pour dire à l'ordinateur d'exécuter certaines lignes de code seulement si une condition est remplie.</w:t>
      </w:r>
    </w:p>
    <w:p w:rsidR="00000000" w:rsidDel="00000000" w:rsidP="00000000" w:rsidRDefault="00000000" w:rsidRPr="00000000" w14:paraId="00000005">
      <w:pPr>
        <w:pStyle w:val="Heading2"/>
        <w:rPr/>
      </w:pPr>
      <w:bookmarkStart w:colFirst="0" w:colLast="0" w:name="_klm6u75tv6ow" w:id="3"/>
      <w:bookmarkEnd w:id="3"/>
      <w:r w:rsidDel="00000000" w:rsidR="00000000" w:rsidRPr="00000000">
        <w:rPr>
          <w:rtl w:val="0"/>
        </w:rPr>
        <w:t xml:space="preserve">I/ L'instruction "if" (si)</w:t>
      </w:r>
    </w:p>
    <w:p w:rsidR="00000000" w:rsidDel="00000000" w:rsidP="00000000" w:rsidRDefault="00000000" w:rsidRPr="00000000" w14:paraId="00000006">
      <w:pPr>
        <w:rPr/>
      </w:pPr>
      <w:r w:rsidDel="00000000" w:rsidR="00000000" w:rsidRPr="00000000">
        <w:rPr>
          <w:rtl w:val="0"/>
        </w:rPr>
        <w:t xml:space="preserve">C'est la base de la condition. On teste si quelque chose est Vrai (True).</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condition : </w:t>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 Instruction à exécuter si c'est vrai</w:t>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 Attention !</w:t>
      </w:r>
      <w:r w:rsidDel="00000000" w:rsidR="00000000" w:rsidRPr="00000000">
        <w:rPr>
          <w:rtl w:val="0"/>
        </w:rPr>
        <w:br w:type="textWrapping"/>
        <w:t xml:space="preserve">Ne pas oublier les deux points ":" à la fin de la ligne du if.</w:t>
        <w:br w:type="textWrapping"/>
        <w:t xml:space="preserve">L'indentation (le décalage vers la droite) est obligatoire ! C'est elle qui dit à Python : "cette ligne fait partie du bloc conditionnel".</w:t>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age = 18 </w:t>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age &gt;= 18: </w:t>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print("Vous êtes majeur !")</w:t>
      </w:r>
    </w:p>
    <w:p w:rsidR="00000000" w:rsidDel="00000000" w:rsidP="00000000" w:rsidRDefault="00000000" w:rsidRPr="00000000" w14:paraId="00000017">
      <w:pPr>
        <w:pStyle w:val="Heading2"/>
        <w:rPr/>
      </w:pPr>
      <w:bookmarkStart w:colFirst="0" w:colLast="0" w:name="_i86th8wgakdq" w:id="4"/>
      <w:bookmarkEnd w:id="4"/>
      <w:r w:rsidDel="00000000" w:rsidR="00000000" w:rsidRPr="00000000">
        <w:rPr>
          <w:rtl w:val="0"/>
        </w:rPr>
        <w:t xml:space="preserve">II/ L'instruction "else" (sinon)</w:t>
      </w:r>
    </w:p>
    <w:p w:rsidR="00000000" w:rsidDel="00000000" w:rsidP="00000000" w:rsidRDefault="00000000" w:rsidRPr="00000000" w14:paraId="00000018">
      <w:pPr>
        <w:rPr/>
      </w:pPr>
      <w:r w:rsidDel="00000000" w:rsidR="00000000" w:rsidRPr="00000000">
        <w:rPr>
          <w:rtl w:val="0"/>
        </w:rPr>
        <w:t xml:space="preserve">C'est l'alternative. Si la condition du if est fausse, alors on exécute ce qu'il y a dans le else.</w:t>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condition : </w:t>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 Fait ça si c'est vrai </w:t>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else : </w:t>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 Fait ça si c'est faux</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note = 8 </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note &gt;= 10: </w:t>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print("Bravo, tu as la moyenne !") </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else: </w:t>
      </w:r>
    </w:p>
    <w:p w:rsidR="00000000" w:rsidDel="00000000" w:rsidP="00000000" w:rsidRDefault="00000000" w:rsidRPr="00000000" w14:paraId="0000002D">
      <w:pPr>
        <w:widowControl w:val="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print("Il faut encore réviser un peu.")</w:t>
      </w:r>
    </w:p>
    <w:p w:rsidR="00000000" w:rsidDel="00000000" w:rsidP="00000000" w:rsidRDefault="00000000" w:rsidRPr="00000000" w14:paraId="0000002F">
      <w:pPr>
        <w:pStyle w:val="Heading2"/>
        <w:rPr/>
      </w:pPr>
      <w:bookmarkStart w:colFirst="0" w:colLast="0" w:name="_7lpfdz5b610t" w:id="5"/>
      <w:bookmarkEnd w:id="5"/>
      <w:r w:rsidDel="00000000" w:rsidR="00000000" w:rsidRPr="00000000">
        <w:rPr>
          <w:rtl w:val="0"/>
        </w:rPr>
        <w:t xml:space="preserve">III/ L'instruction "elif" (sinon si)</w:t>
      </w:r>
    </w:p>
    <w:p w:rsidR="00000000" w:rsidDel="00000000" w:rsidP="00000000" w:rsidRDefault="00000000" w:rsidRPr="00000000" w14:paraId="00000030">
      <w:pPr>
        <w:rPr/>
      </w:pPr>
      <w:r w:rsidDel="00000000" w:rsidR="00000000" w:rsidRPr="00000000">
        <w:rPr>
          <w:rtl w:val="0"/>
        </w:rPr>
        <w:t xml:space="preserve">Parfois, le monde n'est pas tout blanc ou tout noir, il y a plusieurs cas possibles. elif (contraction de "else if") permet de tester une nouvelle condition si la première est fausse.</w:t>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temperature = 20</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temperature &gt; 30: </w:t>
      </w:r>
    </w:p>
    <w:p w:rsidR="00000000" w:rsidDel="00000000" w:rsidP="00000000" w:rsidRDefault="00000000" w:rsidRPr="00000000" w14:paraId="00000037">
      <w:pPr>
        <w:widowControl w:val="0"/>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print("Il fait très chaud !") </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elif temperature &gt; 15: </w:t>
      </w:r>
    </w:p>
    <w:p w:rsidR="00000000" w:rsidDel="00000000" w:rsidP="00000000" w:rsidRDefault="00000000" w:rsidRPr="00000000" w14:paraId="0000003B">
      <w:pPr>
        <w:widowControl w:val="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print("Il fait bon.") </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else: </w:t>
      </w:r>
    </w:p>
    <w:p w:rsidR="00000000" w:rsidDel="00000000" w:rsidP="00000000" w:rsidRDefault="00000000" w:rsidRPr="00000000" w14:paraId="0000003F">
      <w:pPr>
        <w:widowControl w:val="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print("Il fait froid, mets un manteau !")</w:t>
      </w:r>
    </w:p>
    <w:p w:rsidR="00000000" w:rsidDel="00000000" w:rsidP="00000000" w:rsidRDefault="00000000" w:rsidRPr="00000000" w14:paraId="00000041">
      <w:pPr>
        <w:pStyle w:val="Heading2"/>
        <w:rPr/>
      </w:pPr>
      <w:bookmarkStart w:colFirst="0" w:colLast="0" w:name="_8qmh8dca4lrj" w:id="6"/>
      <w:bookmarkEnd w:id="6"/>
      <w:r w:rsidDel="00000000" w:rsidR="00000000" w:rsidRPr="00000000">
        <w:rPr>
          <w:rtl w:val="0"/>
        </w:rPr>
        <w:t xml:space="preserve">EXERCICES D'APPLICATION DIRECTE :</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Crée une variable mot_de_passe. Si le mot de passe est "PythonIsCool", affiche "Accès autorisé", sinon affiche "Accès refusé".</w:t>
      </w:r>
    </w:p>
    <w:p w:rsidR="00000000" w:rsidDel="00000000" w:rsidP="00000000" w:rsidRDefault="00000000" w:rsidRPr="00000000" w14:paraId="00000043">
      <w:pPr>
        <w:widowControl w:val="0"/>
        <w:ind w:left="720" w:firstLine="0"/>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Crée une variable x. Affiche si le nombre est positif, négatif ou nul (indice : utilise elif).</w:t>
      </w:r>
    </w:p>
    <w:p w:rsidR="00000000" w:rsidDel="00000000" w:rsidP="00000000" w:rsidRDefault="00000000" w:rsidRPr="00000000" w14:paraId="0000004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df96249pl33j"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Reprise</w:t>
      </w:r>
      <w:r w:rsidDel="00000000" w:rsidR="00000000" w:rsidRPr="00000000">
        <w:rPr>
          <w:rtl w:val="0"/>
        </w:rPr>
      </w:r>
    </w:p>
    <w:p w:rsidR="00000000" w:rsidDel="00000000" w:rsidP="00000000" w:rsidRDefault="00000000" w:rsidRPr="00000000" w14:paraId="00000047">
      <w:pPr>
        <w:pStyle w:val="Heading1"/>
        <w:rPr/>
      </w:pPr>
      <w:bookmarkStart w:colFirst="0" w:colLast="0" w:name="_6n794zpdhkmg" w:id="8"/>
      <w:bookmarkEnd w:id="8"/>
      <w:r w:rsidDel="00000000" w:rsidR="00000000" w:rsidRPr="00000000">
        <w:rPr>
          <w:rtl w:val="0"/>
        </w:rPr>
        <w:t xml:space="preserve">Chapitre 2 - Partie 1 : les conditions</w:t>
      </w:r>
    </w:p>
    <w:p w:rsidR="00000000" w:rsidDel="00000000" w:rsidP="00000000" w:rsidRDefault="00000000" w:rsidRPr="00000000" w14:paraId="00000048">
      <w:pPr>
        <w:pStyle w:val="Heading2"/>
        <w:rPr/>
      </w:pPr>
      <w:bookmarkStart w:colFirst="0" w:colLast="0" w:name="_k98celxuzalu" w:id="9"/>
      <w:bookmarkEnd w:id="9"/>
      <w:r w:rsidDel="00000000" w:rsidR="00000000" w:rsidRPr="00000000">
        <w:rPr>
          <w:rtl w:val="0"/>
        </w:rPr>
        <w:t xml:space="preserve">INTRODUCTION</w:t>
      </w:r>
    </w:p>
    <w:p w:rsidR="00000000" w:rsidDel="00000000" w:rsidP="00000000" w:rsidRDefault="00000000" w:rsidRPr="00000000" w14:paraId="00000049">
      <w:pPr>
        <w:rPr/>
      </w:pPr>
      <w:r w:rsidDel="00000000" w:rsidR="00000000" w:rsidRPr="00000000">
        <w:rPr>
          <w:rtl w:val="0"/>
        </w:rPr>
        <w:t xml:space="preserve">Jusqu'à présent, nos programmes étaient linéaires : ils exécutaient les instructions les unes après les autres. Mais dans la vie, on fait des choix et certaines instructions ne doivent être exécutées que dans certaines conditions ! Par exemple, "s'il pleut, je prends un parapluie, sinon je mets des lunettes de soleil". En Python, c'est pareil : on utilise des "conditions" pour dire à l'ordinateur d'exécuter certaines lignes de code seulement si une condition est remplie.</w:t>
      </w:r>
    </w:p>
    <w:p w:rsidR="00000000" w:rsidDel="00000000" w:rsidP="00000000" w:rsidRDefault="00000000" w:rsidRPr="00000000" w14:paraId="0000004A">
      <w:pPr>
        <w:pStyle w:val="Heading2"/>
        <w:rPr/>
      </w:pPr>
      <w:bookmarkStart w:colFirst="0" w:colLast="0" w:name="_yvwtem36retx" w:id="10"/>
      <w:bookmarkEnd w:id="10"/>
      <w:r w:rsidDel="00000000" w:rsidR="00000000" w:rsidRPr="00000000">
        <w:rPr>
          <w:rtl w:val="0"/>
        </w:rPr>
        <w:t xml:space="preserve">I/ L'instruction "if" (si)</w:t>
      </w:r>
    </w:p>
    <w:p w:rsidR="00000000" w:rsidDel="00000000" w:rsidP="00000000" w:rsidRDefault="00000000" w:rsidRPr="00000000" w14:paraId="0000004B">
      <w:pPr>
        <w:rPr/>
      </w:pPr>
      <w:r w:rsidDel="00000000" w:rsidR="00000000" w:rsidRPr="00000000">
        <w:rPr>
          <w:rtl w:val="0"/>
        </w:rPr>
        <w:t xml:space="preserve">L’instruction if permet de tester si une condition est vraie ou non. Dans le cas où la condition est vraie, les instructions se trouvant dans la </w:t>
      </w:r>
      <w:ins w:author="Alienor" w:id="0" w:date="2026-02-24T14:51:51Z">
        <w:commentRangeStart w:id="0"/>
        <w:r w:rsidDel="00000000" w:rsidR="00000000" w:rsidRPr="00000000">
          <w:rPr>
            <w:rtl w:val="0"/>
          </w:rPr>
          <w:t xml:space="preserve">bloc</w:t>
        </w:r>
      </w:ins>
      <w:del w:author="Alienor" w:id="0" w:date="2026-02-24T14:51:51Z">
        <w:commentRangeEnd w:id="0"/>
        <w:r w:rsidDel="00000000" w:rsidR="00000000" w:rsidRPr="00000000">
          <w:commentReference w:id="0"/>
        </w:r>
        <w:r w:rsidDel="00000000" w:rsidR="00000000" w:rsidRPr="00000000">
          <w:rPr>
            <w:rtl w:val="0"/>
          </w:rPr>
          <w:delText xml:space="preserve">boucle</w:delText>
        </w:r>
      </w:del>
      <w:r w:rsidDel="00000000" w:rsidR="00000000" w:rsidRPr="00000000">
        <w:rPr>
          <w:rtl w:val="0"/>
        </w:rPr>
        <w:t xml:space="preserve"> if (c’est-à-dire les instructions qui se trouvent dans le bloc conditionnel) sont exécutées. Dans le cas où la condition est fausse, alors le bloc conditionnel est ignoré et le programme ne l’exécute pas. Le programme passe alors à la suite. </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if condition : </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Instruction à exécuter si c'est vrai</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u w:val="single"/>
          <w:rtl w:val="0"/>
        </w:rPr>
        <w:t xml:space="preserve">C’est quoi une indentation ?</w:t>
      </w:r>
      <w:r w:rsidDel="00000000" w:rsidR="00000000" w:rsidRPr="00000000">
        <w:rPr>
          <w:rtl w:val="0"/>
        </w:rPr>
        <w:t xml:space="preserve"> : Pour délimiter les instructions du bloc if et les suivantes, on utilise en </w:t>
      </w:r>
      <w:ins w:author="Alienor" w:id="1" w:date="2026-02-24T14:27:45Z">
        <w:r w:rsidDel="00000000" w:rsidR="00000000" w:rsidRPr="00000000">
          <w:rPr>
            <w:rtl w:val="0"/>
          </w:rPr>
          <w:t xml:space="preserve">P</w:t>
        </w:r>
      </w:ins>
      <w:del w:author="Alienor" w:id="1" w:date="2026-02-24T14:27:45Z">
        <w:r w:rsidDel="00000000" w:rsidR="00000000" w:rsidRPr="00000000">
          <w:rPr>
            <w:rtl w:val="0"/>
          </w:rPr>
          <w:delText xml:space="preserve">p</w:delText>
        </w:r>
      </w:del>
      <w:r w:rsidDel="00000000" w:rsidR="00000000" w:rsidRPr="00000000">
        <w:rPr>
          <w:rtl w:val="0"/>
        </w:rPr>
        <w:t xml:space="preserve">ython l’indentation qui est un décalage vers la droite. Ainsi les instructions d’un même bloc, c’est-à-dire qui suivent une même condition, sont </w:t>
      </w:r>
      <w:ins w:author="Alienor" w:id="2" w:date="2026-02-24T14:27:34Z">
        <w:r w:rsidDel="00000000" w:rsidR="00000000" w:rsidRPr="00000000">
          <w:rPr>
            <w:rtl w:val="0"/>
          </w:rPr>
          <w:t xml:space="preserve">alignées</w:t>
        </w:r>
      </w:ins>
      <w:del w:author="Alienor" w:id="2" w:date="2026-02-24T14:27:34Z">
        <w:r w:rsidDel="00000000" w:rsidR="00000000" w:rsidRPr="00000000">
          <w:rPr>
            <w:rtl w:val="0"/>
          </w:rPr>
          <w:delText xml:space="preserve">alignés</w:delText>
        </w:r>
      </w:del>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i w:val="1"/>
          <w:iCs w:val="1"/>
          <w:rtl w:val="0"/>
        </w:rPr>
        <w:t xml:space="preserve">Exemple</w:t>
      </w:r>
      <w:r w:rsidDel="00000000" w:rsidR="00000000" w:rsidRPr="00000000">
        <w:rPr>
          <w:rtl w:val="0"/>
        </w:rPr>
        <w:t xml:space="preserve"> : </w:t>
      </w:r>
    </w:p>
    <w:p w:rsidR="00000000" w:rsidDel="00000000" w:rsidP="00000000" w:rsidRDefault="00000000" w:rsidRPr="00000000" w14:paraId="00000055">
      <w:pPr>
        <w:rPr/>
      </w:pPr>
      <w:r w:rsidDel="00000000" w:rsidR="00000000" w:rsidRPr="00000000">
        <w:rPr>
          <w:rtl w:val="0"/>
        </w:rPr>
        <w:t xml:space="preserve">jour=“lundi”</w:t>
      </w:r>
    </w:p>
    <w:p w:rsidR="00000000" w:rsidDel="00000000" w:rsidP="00000000" w:rsidRDefault="00000000" w:rsidRPr="00000000" w14:paraId="00000056">
      <w:pPr>
        <w:rPr/>
      </w:pPr>
      <w:r w:rsidDel="00000000" w:rsidR="00000000" w:rsidRPr="00000000">
        <w:rPr>
          <w:rtl w:val="0"/>
        </w:rPr>
        <w:t xml:space="preserve">if jour == “lundi” : </w:t>
      </w:r>
    </w:p>
    <w:p w:rsidR="00000000" w:rsidDel="00000000" w:rsidP="00000000" w:rsidRDefault="00000000" w:rsidRPr="00000000" w14:paraId="00000057">
      <w:pPr>
        <w:rPr/>
      </w:pPr>
      <w:r w:rsidDel="00000000" w:rsidR="00000000" w:rsidRPr="00000000">
        <w:rPr>
          <w:rtl w:val="0"/>
        </w:rPr>
        <w:tab/>
        <w:t xml:space="preserve">jour_demain= “mardi”</w:t>
      </w:r>
    </w:p>
    <w:p w:rsidR="00000000" w:rsidDel="00000000" w:rsidP="00000000" w:rsidRDefault="00000000" w:rsidRPr="00000000" w14:paraId="00000058">
      <w:pPr>
        <w:rPr/>
      </w:pPr>
      <w:r w:rsidDel="00000000" w:rsidR="00000000" w:rsidRPr="00000000">
        <w:rPr>
          <w:rtl w:val="0"/>
        </w:rPr>
        <w:tab/>
        <w:t xml:space="preserve">print(“Nous sommes lundi”)</w:t>
      </w:r>
    </w:p>
    <w:p w:rsidR="00000000" w:rsidDel="00000000" w:rsidP="00000000" w:rsidRDefault="00000000" w:rsidRPr="00000000" w14:paraId="00000059">
      <w:pPr>
        <w:rPr/>
      </w:pPr>
      <w:r w:rsidDel="00000000" w:rsidR="00000000" w:rsidRPr="00000000">
        <w:rPr>
          <w:rtl w:val="0"/>
        </w:rPr>
        <w:t xml:space="preserve">print(“Je préfère les samedis”)</w:t>
      </w:r>
    </w:p>
    <w:p w:rsidR="00000000" w:rsidDel="00000000" w:rsidP="00000000" w:rsidRDefault="00000000" w:rsidRPr="00000000" w14:paraId="0000005A">
      <w:pPr>
        <w:widowControl w:val="0"/>
        <w:rPr/>
      </w:pPr>
      <w:r w:rsidDel="00000000" w:rsidR="00000000" w:rsidRPr="00000000">
        <w:rPr>
          <w:rtl w:val="0"/>
        </w:rPr>
        <w:t xml:space="preserve">Dans cet</w:t>
      </w:r>
      <w:del w:author="Alienor" w:id="3" w:date="2026-02-24T14:28:50Z">
        <w:r w:rsidDel="00000000" w:rsidR="00000000" w:rsidRPr="00000000">
          <w:rPr>
            <w:rtl w:val="0"/>
          </w:rPr>
          <w:delText xml:space="preserve">te</w:delText>
        </w:r>
      </w:del>
      <w:r w:rsidDel="00000000" w:rsidR="00000000" w:rsidRPr="00000000">
        <w:rPr>
          <w:rtl w:val="0"/>
        </w:rPr>
        <w:t xml:space="preserve"> exemple, le message “Nous sommes lundi” est affiché ainsi que le message “Je préfère les samedis”.</w:t>
      </w:r>
    </w:p>
    <w:p w:rsidR="00000000" w:rsidDel="00000000" w:rsidP="00000000" w:rsidRDefault="00000000" w:rsidRPr="00000000" w14:paraId="0000005B">
      <w:pPr>
        <w:rPr/>
      </w:pPr>
      <w:r w:rsidDel="00000000" w:rsidR="00000000" w:rsidRPr="00000000">
        <w:rPr>
          <w:rtl w:val="0"/>
        </w:rPr>
        <w:t xml:space="preserve">jour=“mardi”</w:t>
      </w:r>
    </w:p>
    <w:p w:rsidR="00000000" w:rsidDel="00000000" w:rsidP="00000000" w:rsidRDefault="00000000" w:rsidRPr="00000000" w14:paraId="0000005C">
      <w:pPr>
        <w:rPr/>
      </w:pPr>
      <w:r w:rsidDel="00000000" w:rsidR="00000000" w:rsidRPr="00000000">
        <w:rPr>
          <w:rtl w:val="0"/>
        </w:rPr>
        <w:t xml:space="preserve">if jour == “lundi” : </w:t>
      </w:r>
    </w:p>
    <w:p w:rsidR="00000000" w:rsidDel="00000000" w:rsidP="00000000" w:rsidRDefault="00000000" w:rsidRPr="00000000" w14:paraId="0000005D">
      <w:pPr>
        <w:rPr/>
      </w:pPr>
      <w:r w:rsidDel="00000000" w:rsidR="00000000" w:rsidRPr="00000000">
        <w:rPr>
          <w:rtl w:val="0"/>
        </w:rPr>
        <w:tab/>
        <w:t xml:space="preserve">jour_demain= “mardi”</w:t>
      </w:r>
    </w:p>
    <w:p w:rsidR="00000000" w:rsidDel="00000000" w:rsidP="00000000" w:rsidRDefault="00000000" w:rsidRPr="00000000" w14:paraId="0000005E">
      <w:pPr>
        <w:rPr/>
      </w:pPr>
      <w:r w:rsidDel="00000000" w:rsidR="00000000" w:rsidRPr="00000000">
        <w:rPr>
          <w:rtl w:val="0"/>
        </w:rPr>
        <w:tab/>
        <w:t xml:space="preserve">print(“Nous sommes lundi”)</w:t>
      </w:r>
    </w:p>
    <w:p w:rsidR="00000000" w:rsidDel="00000000" w:rsidP="00000000" w:rsidRDefault="00000000" w:rsidRPr="00000000" w14:paraId="0000005F">
      <w:pPr>
        <w:rPr/>
      </w:pPr>
      <w:r w:rsidDel="00000000" w:rsidR="00000000" w:rsidRPr="00000000">
        <w:rPr>
          <w:rtl w:val="0"/>
        </w:rPr>
        <w:t xml:space="preserve">print(“Je préfère les samedis”)</w:t>
      </w:r>
    </w:p>
    <w:p w:rsidR="00000000" w:rsidDel="00000000" w:rsidP="00000000" w:rsidRDefault="00000000" w:rsidRPr="00000000" w14:paraId="00000060">
      <w:pPr>
        <w:widowControl w:val="0"/>
        <w:rPr/>
      </w:pPr>
      <w:r w:rsidDel="00000000" w:rsidR="00000000" w:rsidRPr="00000000">
        <w:rPr>
          <w:rtl w:val="0"/>
        </w:rPr>
        <w:t xml:space="preserve">A présent, le message “Nous sommes lundi” </w:t>
      </w:r>
      <w:r w:rsidDel="00000000" w:rsidR="00000000" w:rsidRPr="00000000">
        <w:rPr>
          <w:b w:val="1"/>
          <w:bCs w:val="1"/>
          <w:rtl w:val="0"/>
        </w:rPr>
        <w:t xml:space="preserve">n</w:t>
      </w:r>
      <w:r w:rsidDel="00000000" w:rsidR="00000000" w:rsidRPr="00000000">
        <w:rPr>
          <w:rtl w:val="0"/>
        </w:rPr>
        <w:t xml:space="preserve">’est </w:t>
      </w:r>
      <w:r w:rsidDel="00000000" w:rsidR="00000000" w:rsidRPr="00000000">
        <w:rPr>
          <w:b w:val="1"/>
          <w:bCs w:val="1"/>
          <w:rtl w:val="0"/>
        </w:rPr>
        <w:t xml:space="preserve">pas</w:t>
      </w:r>
      <w:r w:rsidDel="00000000" w:rsidR="00000000" w:rsidRPr="00000000">
        <w:rPr>
          <w:rtl w:val="0"/>
        </w:rPr>
        <w:t xml:space="preserve"> affiché alors que le message “Je préfère les samedis”, lui, </w:t>
      </w:r>
      <w:r w:rsidDel="00000000" w:rsidR="00000000" w:rsidRPr="00000000">
        <w:rPr>
          <w:b w:val="1"/>
          <w:bCs w:val="1"/>
          <w:rtl w:val="0"/>
        </w:rPr>
        <w:t xml:space="preserve">est affiché</w:t>
      </w:r>
      <w:r w:rsidDel="00000000" w:rsidR="00000000" w:rsidRPr="00000000">
        <w:rPr>
          <w:rtl w:val="0"/>
        </w:rPr>
        <w:t xml:space="preserve"> !</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 Attention !</w:t>
      </w:r>
      <w:r w:rsidDel="00000000" w:rsidR="00000000" w:rsidRPr="00000000">
        <w:rPr>
          <w:rtl w:val="0"/>
        </w:rPr>
        <w:br w:type="textWrapping"/>
        <w:t xml:space="preserve">Ne pas oublier les deux points ":" après la condition du if.</w:t>
        <w:br w:type="textWrapping"/>
        <w:t xml:space="preserve">L'indentation (le décalage vers la droite) est obligatoire ! C'est elle qui dit à Python : "cette ligne fait partie du bloc conditionnel".</w:t>
      </w:r>
    </w:p>
    <w:p w:rsidR="00000000" w:rsidDel="00000000" w:rsidP="00000000" w:rsidRDefault="00000000" w:rsidRPr="00000000" w14:paraId="00000063">
      <w:pPr>
        <w:widowControl w:val="0"/>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65">
      <w:pPr>
        <w:widowControl w:val="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age = 18 </w:t>
      </w:r>
    </w:p>
    <w:p w:rsidR="00000000" w:rsidDel="00000000" w:rsidP="00000000" w:rsidRDefault="00000000" w:rsidRPr="00000000" w14:paraId="00000067">
      <w:pPr>
        <w:widowControl w:val="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if age &gt;= 18: </w:t>
      </w:r>
    </w:p>
    <w:p w:rsidR="00000000" w:rsidDel="00000000" w:rsidP="00000000" w:rsidRDefault="00000000" w:rsidRPr="00000000" w14:paraId="00000069">
      <w:pPr>
        <w:widowControl w:val="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print("Vous êtes majeur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Dans cet exemple, si la variable </w:t>
      </w:r>
      <w:r w:rsidDel="00000000" w:rsidR="00000000" w:rsidRPr="00000000">
        <w:rPr>
          <w:rtl w:val="0"/>
        </w:rPr>
        <w:t xml:space="preserve">age</w:t>
      </w:r>
      <w:r w:rsidDel="00000000" w:rsidR="00000000" w:rsidRPr="00000000">
        <w:rPr>
          <w:rtl w:val="0"/>
        </w:rPr>
        <w:t xml:space="preserve"> a une valeur supérieure ou égale à 18 alors le message “Vous êtes majeur !” est affiché, sinon l’instruction est ignorée et rien n’est affiché.</w:t>
      </w:r>
    </w:p>
    <w:p w:rsidR="00000000" w:rsidDel="00000000" w:rsidP="00000000" w:rsidRDefault="00000000" w:rsidRPr="00000000" w14:paraId="0000006D">
      <w:pPr>
        <w:pStyle w:val="Heading2"/>
        <w:rPr/>
      </w:pPr>
      <w:bookmarkStart w:colFirst="0" w:colLast="0" w:name="_da6gw1e3e9si" w:id="11"/>
      <w:bookmarkEnd w:id="11"/>
      <w:r w:rsidDel="00000000" w:rsidR="00000000" w:rsidRPr="00000000">
        <w:rPr>
          <w:rtl w:val="0"/>
        </w:rPr>
        <w:t xml:space="preserve">II/ L'instruction "else" (sinon)</w:t>
      </w:r>
    </w:p>
    <w:p w:rsidR="00000000" w:rsidDel="00000000" w:rsidP="00000000" w:rsidRDefault="00000000" w:rsidRPr="00000000" w14:paraId="0000006E">
      <w:pPr>
        <w:rPr/>
      </w:pPr>
      <w:r w:rsidDel="00000000" w:rsidR="00000000" w:rsidRPr="00000000">
        <w:rPr>
          <w:rtl w:val="0"/>
        </w:rPr>
        <w:t xml:space="preserve">C'est l'alternative. Si la condition du if est fausse, alors on exécute ce qu'il y a dans le else. Mais si la condition du if est vraie alors le bloc du if est exécuté mais pas les instructions du else. </w:t>
      </w:r>
    </w:p>
    <w:p w:rsidR="00000000" w:rsidDel="00000000" w:rsidP="00000000" w:rsidRDefault="00000000" w:rsidRPr="00000000" w14:paraId="0000006F">
      <w:pPr>
        <w:widowControl w:val="0"/>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71">
      <w:pPr>
        <w:widowControl w:val="0"/>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condition : </w:t>
      </w:r>
    </w:p>
    <w:p w:rsidR="00000000" w:rsidDel="00000000" w:rsidP="00000000" w:rsidRDefault="00000000" w:rsidRPr="00000000" w14:paraId="00000073">
      <w:pPr>
        <w:widowControl w:val="0"/>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Instructions if</w:t>
      </w:r>
    </w:p>
    <w:p w:rsidR="00000000" w:rsidDel="00000000" w:rsidP="00000000" w:rsidRDefault="00000000" w:rsidRPr="00000000" w14:paraId="00000075">
      <w:pPr>
        <w:widowControl w:val="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else :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Instructions else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 Attention !</w:t>
      </w:r>
      <w:r w:rsidDel="00000000" w:rsidR="00000000" w:rsidRPr="00000000">
        <w:rPr>
          <w:rtl w:val="0"/>
        </w:rPr>
        <w:br w:type="textWrapping"/>
        <w:t xml:space="preserve">Ne pas oublier les deux points ":" après le else .</w:t>
        <w:br w:type="textWrapping"/>
        <w:t xml:space="preserve">L'indentation est toujours obligatoire !</w:t>
      </w:r>
    </w:p>
    <w:p w:rsidR="00000000" w:rsidDel="00000000" w:rsidP="00000000" w:rsidRDefault="00000000" w:rsidRPr="00000000" w14:paraId="0000007B">
      <w:pPr>
        <w:widowControl w:val="0"/>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7D">
      <w:pPr>
        <w:widowControl w:val="0"/>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note = 8 </w:t>
      </w:r>
    </w:p>
    <w:p w:rsidR="00000000" w:rsidDel="00000000" w:rsidP="00000000" w:rsidRDefault="00000000" w:rsidRPr="00000000" w14:paraId="0000007F">
      <w:pPr>
        <w:widowControl w:val="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if note &gt;= 10: </w:t>
      </w:r>
    </w:p>
    <w:p w:rsidR="00000000" w:rsidDel="00000000" w:rsidP="00000000" w:rsidRDefault="00000000" w:rsidRPr="00000000" w14:paraId="00000081">
      <w:pPr>
        <w:widowControl w:val="0"/>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print("Bravo, tu as la moyenne !") </w:t>
      </w:r>
    </w:p>
    <w:p w:rsidR="00000000" w:rsidDel="00000000" w:rsidP="00000000" w:rsidRDefault="00000000" w:rsidRPr="00000000" w14:paraId="00000083">
      <w:pPr>
        <w:widowControl w:val="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else: </w:t>
      </w:r>
    </w:p>
    <w:p w:rsidR="00000000" w:rsidDel="00000000" w:rsidP="00000000" w:rsidRDefault="00000000" w:rsidRPr="00000000" w14:paraId="00000085">
      <w:pPr>
        <w:widowControl w:val="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print("Il faut encore réviser un peu.")</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Dans cet</w:t>
      </w:r>
      <w:del w:author="Alienor" w:id="4" w:date="2026-02-24T14:30:58Z">
        <w:r w:rsidDel="00000000" w:rsidR="00000000" w:rsidRPr="00000000">
          <w:rPr>
            <w:rtl w:val="0"/>
          </w:rPr>
          <w:delText xml:space="preserve">te</w:delText>
        </w:r>
      </w:del>
      <w:r w:rsidDel="00000000" w:rsidR="00000000" w:rsidRPr="00000000">
        <w:rPr>
          <w:rtl w:val="0"/>
        </w:rPr>
        <w:t xml:space="preserve"> exemple, la condition est note&gt;=10. Or note=8 donc la condition n’est pas vérifiée, ainsi l’instruction de la </w:t>
      </w:r>
      <w:ins w:author="Alienor" w:id="5" w:date="2026-02-24T14:52:08Z">
        <w:commentRangeStart w:id="1"/>
        <w:r w:rsidDel="00000000" w:rsidR="00000000" w:rsidRPr="00000000">
          <w:rPr>
            <w:rtl w:val="0"/>
          </w:rPr>
          <w:t xml:space="preserve">bloc</w:t>
        </w:r>
      </w:ins>
      <w:del w:author="Alienor" w:id="5" w:date="2026-02-24T14:52:08Z">
        <w:commentRangeEnd w:id="1"/>
        <w:r w:rsidDel="00000000" w:rsidR="00000000" w:rsidRPr="00000000">
          <w:commentReference w:id="1"/>
        </w:r>
        <w:r w:rsidDel="00000000" w:rsidR="00000000" w:rsidRPr="00000000">
          <w:rPr>
            <w:rtl w:val="0"/>
          </w:rPr>
          <w:delText xml:space="preserve">boucle</w:delText>
        </w:r>
      </w:del>
      <w:r w:rsidDel="00000000" w:rsidR="00000000" w:rsidRPr="00000000">
        <w:rPr>
          <w:rtl w:val="0"/>
        </w:rPr>
        <w:t xml:space="preserve"> if est ignoré</w:t>
      </w:r>
      <w:ins w:author="Alienor" w:id="6" w:date="2026-02-24T14:31:33Z">
        <w:r w:rsidDel="00000000" w:rsidR="00000000" w:rsidRPr="00000000">
          <w:rPr>
            <w:rtl w:val="0"/>
          </w:rPr>
          <w:t xml:space="preserve">e</w:t>
        </w:r>
      </w:ins>
      <w:r w:rsidDel="00000000" w:rsidR="00000000" w:rsidRPr="00000000">
        <w:rPr>
          <w:rtl w:val="0"/>
        </w:rPr>
        <w:t xml:space="preserve"> mais pas </w:t>
      </w:r>
      <w:ins w:author="Alienor" w:id="7" w:date="2026-02-24T14:47:39Z">
        <w:r w:rsidDel="00000000" w:rsidR="00000000" w:rsidRPr="00000000">
          <w:rPr>
            <w:rtl w:val="0"/>
          </w:rPr>
          <w:t xml:space="preserve">celle</w:t>
        </w:r>
      </w:ins>
      <w:del w:author="Alienor" w:id="7" w:date="2026-02-24T14:47:39Z">
        <w:r w:rsidDel="00000000" w:rsidR="00000000" w:rsidRPr="00000000">
          <w:rPr>
            <w:rtl w:val="0"/>
          </w:rPr>
          <w:delText xml:space="preserve">celui</w:delText>
        </w:r>
      </w:del>
      <w:r w:rsidDel="00000000" w:rsidR="00000000" w:rsidRPr="00000000">
        <w:rPr>
          <w:rtl w:val="0"/>
        </w:rPr>
        <w:t xml:space="preserve"> du bloc else. Le message “Il faut encore réviser un peu” est donc affichée. </w:t>
      </w:r>
    </w:p>
    <w:p w:rsidR="00000000" w:rsidDel="00000000" w:rsidP="00000000" w:rsidRDefault="00000000" w:rsidRPr="00000000" w14:paraId="00000089">
      <w:pPr>
        <w:pStyle w:val="Heading2"/>
        <w:rPr/>
      </w:pPr>
      <w:bookmarkStart w:colFirst="0" w:colLast="0" w:name="_mwhcs7up74ps" w:id="12"/>
      <w:bookmarkEnd w:id="12"/>
      <w:r w:rsidDel="00000000" w:rsidR="00000000" w:rsidRPr="00000000">
        <w:rPr>
          <w:rtl w:val="0"/>
        </w:rPr>
        <w:t xml:space="preserve">III/ L'instruction "elif" (sinon si)</w:t>
      </w:r>
    </w:p>
    <w:p w:rsidR="00000000" w:rsidDel="00000000" w:rsidP="00000000" w:rsidRDefault="00000000" w:rsidRPr="00000000" w14:paraId="0000008A">
      <w:pPr>
        <w:rPr/>
      </w:pPr>
      <w:r w:rsidDel="00000000" w:rsidR="00000000" w:rsidRPr="00000000">
        <w:rPr>
          <w:rtl w:val="0"/>
        </w:rPr>
        <w:t xml:space="preserve">Parfois, il y a plusieurs cas possibles. elif (contraction de "else if") permet de tester une nouvelle condition si la première est fausse. Il peut y avoir autant de elif que l’on souhaite, il faut cependant toujours commenc</w:t>
      </w:r>
      <w:ins w:author="Alienor" w:id="8" w:date="2026-02-24T14:48:46Z">
        <w:r w:rsidDel="00000000" w:rsidR="00000000" w:rsidRPr="00000000">
          <w:rPr>
            <w:rtl w:val="0"/>
          </w:rPr>
          <w:t xml:space="preserve">er</w:t>
        </w:r>
      </w:ins>
      <w:del w:author="Alienor" w:id="8" w:date="2026-02-24T14:48:46Z">
        <w:r w:rsidDel="00000000" w:rsidR="00000000" w:rsidRPr="00000000">
          <w:rPr>
            <w:rtl w:val="0"/>
          </w:rPr>
          <w:delText xml:space="preserve">é</w:delText>
        </w:r>
      </w:del>
      <w:r w:rsidDel="00000000" w:rsidR="00000000" w:rsidRPr="00000000">
        <w:rPr>
          <w:rtl w:val="0"/>
        </w:rPr>
        <w:t xml:space="preserve"> par un bloc if, puis des bloc elif et enfin si besoin un bloc else.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Syntaxe :</w:t>
      </w:r>
      <w:r w:rsidDel="00000000" w:rsidR="00000000" w:rsidRPr="00000000">
        <w:rPr>
          <w:rtl w:val="0"/>
        </w:rPr>
      </w:r>
    </w:p>
    <w:p w:rsidR="00000000" w:rsidDel="00000000" w:rsidP="00000000" w:rsidRDefault="00000000" w:rsidRPr="00000000" w14:paraId="0000008D">
      <w:pPr>
        <w:widowControl w:val="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if condition1 : </w:t>
      </w:r>
    </w:p>
    <w:p w:rsidR="00000000" w:rsidDel="00000000" w:rsidP="00000000" w:rsidRDefault="00000000" w:rsidRPr="00000000" w14:paraId="0000008F">
      <w:pPr>
        <w:widowControl w:val="0"/>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Instructions du bloc if</w:t>
      </w:r>
    </w:p>
    <w:p w:rsidR="00000000" w:rsidDel="00000000" w:rsidP="00000000" w:rsidRDefault="00000000" w:rsidRPr="00000000" w14:paraId="00000091">
      <w:pPr>
        <w:widowControl w:val="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elif condition2 : </w:t>
      </w:r>
    </w:p>
    <w:p w:rsidR="00000000" w:rsidDel="00000000" w:rsidP="00000000" w:rsidRDefault="00000000" w:rsidRPr="00000000" w14:paraId="00000093">
      <w:pPr>
        <w:widowControl w:val="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Instructions du bloc elif1</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elif condition 3 : </w:t>
      </w:r>
    </w:p>
    <w:p w:rsidR="00000000" w:rsidDel="00000000" w:rsidP="00000000" w:rsidRDefault="00000000" w:rsidRPr="00000000" w14:paraId="00000097">
      <w:pPr>
        <w:widowControl w:val="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Instructions du bloc elif3</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else :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Instructions du bloc else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 Attention !</w:t>
      </w:r>
      <w:r w:rsidDel="00000000" w:rsidR="00000000" w:rsidRPr="00000000">
        <w:rPr>
          <w:rtl w:val="0"/>
        </w:rPr>
        <w:br w:type="textWrapping"/>
        <w:t xml:space="preserve">Ne pas oublier les deux points ":" après la condition du elif</w:t>
      </w:r>
      <w:del w:author="Alienor" w:id="9" w:date="2026-02-24T14:50:37Z">
        <w:r w:rsidDel="00000000" w:rsidR="00000000" w:rsidRPr="00000000">
          <w:rPr>
            <w:rtl w:val="0"/>
          </w:rPr>
          <w:delText xml:space="preserve"> </w:delText>
        </w:r>
      </w:del>
      <w:r w:rsidDel="00000000" w:rsidR="00000000" w:rsidRPr="00000000">
        <w:rPr>
          <w:rtl w:val="0"/>
        </w:rPr>
        <w:t xml:space="preserve">.</w:t>
        <w:br w:type="textWrapping"/>
        <w:t xml:space="preserve">L'indentation est encore (et toujours) obligatoire !</w:t>
      </w:r>
    </w:p>
    <w:p w:rsidR="00000000" w:rsidDel="00000000" w:rsidP="00000000" w:rsidRDefault="00000000" w:rsidRPr="00000000" w14:paraId="000000A0">
      <w:pPr>
        <w:widowControl w:val="0"/>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Exemple :</w:t>
      </w:r>
      <w:r w:rsidDel="00000000" w:rsidR="00000000" w:rsidRPr="00000000">
        <w:rPr>
          <w:rtl w:val="0"/>
        </w:rPr>
      </w:r>
    </w:p>
    <w:p w:rsidR="00000000" w:rsidDel="00000000" w:rsidP="00000000" w:rsidRDefault="00000000" w:rsidRPr="00000000" w14:paraId="000000A2">
      <w:pPr>
        <w:widowControl w:val="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temperature = 20</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if temperature &gt; 30: </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print("Il fait très chaud !") </w:t>
      </w:r>
    </w:p>
    <w:p w:rsidR="00000000" w:rsidDel="00000000" w:rsidP="00000000" w:rsidRDefault="00000000" w:rsidRPr="00000000" w14:paraId="000000A8">
      <w:pPr>
        <w:widowControl w:val="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elif temperature &gt; 15: </w:t>
      </w:r>
    </w:p>
    <w:p w:rsidR="00000000" w:rsidDel="00000000" w:rsidP="00000000" w:rsidRDefault="00000000" w:rsidRPr="00000000" w14:paraId="000000AA">
      <w:pPr>
        <w:widowControl w:val="0"/>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print("Il fait bon.") </w:t>
      </w:r>
    </w:p>
    <w:p w:rsidR="00000000" w:rsidDel="00000000" w:rsidP="00000000" w:rsidRDefault="00000000" w:rsidRPr="00000000" w14:paraId="000000AC">
      <w:pPr>
        <w:widowControl w:val="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else: </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print("Il fait froid, mets un manteau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Dans cet exemple, temperature est égale à 20. La première condition, temperature &gt; 30 n’est pas vérifiée. Ainsi l’instruction de la </w:t>
      </w:r>
      <w:ins w:author="Alienor" w:id="10" w:date="2026-02-24T14:51:24Z">
        <w:commentRangeStart w:id="2"/>
        <w:r w:rsidDel="00000000" w:rsidR="00000000" w:rsidRPr="00000000">
          <w:rPr>
            <w:rtl w:val="0"/>
          </w:rPr>
          <w:t xml:space="preserve">bloc</w:t>
        </w:r>
      </w:ins>
      <w:del w:author="Alienor" w:id="10" w:date="2026-02-24T14:51:24Z">
        <w:commentRangeEnd w:id="2"/>
        <w:r w:rsidDel="00000000" w:rsidR="00000000" w:rsidRPr="00000000">
          <w:commentReference w:id="2"/>
        </w:r>
        <w:r w:rsidDel="00000000" w:rsidR="00000000" w:rsidRPr="00000000">
          <w:rPr>
            <w:rtl w:val="0"/>
          </w:rPr>
          <w:delText xml:space="preserve">boucle</w:delText>
        </w:r>
      </w:del>
      <w:r w:rsidDel="00000000" w:rsidR="00000000" w:rsidRPr="00000000">
        <w:rPr>
          <w:rtl w:val="0"/>
        </w:rPr>
        <w:t xml:space="preserve"> if est ignorée. Puis la condition du elif est vérifiée. Alors le message “Il fait bon” est affiché</w:t>
      </w:r>
      <w:del w:author="Alienor" w:id="11" w:date="2026-02-24T14:48:05Z">
        <w:r w:rsidDel="00000000" w:rsidR="00000000" w:rsidRPr="00000000">
          <w:rPr>
            <w:rtl w:val="0"/>
          </w:rPr>
          <w:delText xml:space="preserve">e</w:delText>
        </w:r>
      </w:del>
      <w:r w:rsidDel="00000000" w:rsidR="00000000" w:rsidRPr="00000000">
        <w:rPr>
          <w:rtl w:val="0"/>
        </w:rPr>
        <w:t xml:space="preserve"> et la suite est ignorée jusqu’à sortir des choix, c’est-à-dire que le programme reprend après le bloc du else qui est ignoré. </w:t>
      </w:r>
    </w:p>
    <w:p w:rsidR="00000000" w:rsidDel="00000000" w:rsidP="00000000" w:rsidRDefault="00000000" w:rsidRPr="00000000" w14:paraId="000000B2">
      <w:pPr>
        <w:pStyle w:val="Heading2"/>
        <w:rPr/>
      </w:pPr>
      <w:bookmarkStart w:colFirst="0" w:colLast="0" w:name="_5yvg9vndzpc" w:id="13"/>
      <w:bookmarkEnd w:id="13"/>
      <w:r w:rsidDel="00000000" w:rsidR="00000000" w:rsidRPr="00000000">
        <w:rPr>
          <w:rtl w:val="0"/>
        </w:rPr>
        <w:t xml:space="preserve">EXERCICES D'APPLICATION DIRECTE :</w:t>
      </w:r>
    </w:p>
    <w:p w:rsidR="00000000" w:rsidDel="00000000" w:rsidP="00000000" w:rsidRDefault="00000000" w:rsidRPr="00000000" w14:paraId="000000B3">
      <w:pPr>
        <w:numPr>
          <w:ilvl w:val="0"/>
          <w:numId w:val="1"/>
        </w:numPr>
        <w:ind w:left="720" w:hanging="360"/>
      </w:pPr>
      <w:commentRangeStart w:id="3"/>
      <w:r w:rsidDel="00000000" w:rsidR="00000000" w:rsidRPr="00000000">
        <w:rPr>
          <w:rtl w:val="0"/>
        </w:rPr>
        <w:t xml:space="preserve">Crée</w:t>
      </w:r>
      <w:ins w:author="Alienor" w:id="12" w:date="2026-02-24T14:53:08Z">
        <w:r w:rsidDel="00000000" w:rsidR="00000000" w:rsidRPr="00000000">
          <w:rPr>
            <w:rtl w:val="0"/>
          </w:rPr>
          <w:t xml:space="preserve">z</w:t>
        </w:r>
      </w:ins>
      <w:r w:rsidDel="00000000" w:rsidR="00000000" w:rsidRPr="00000000">
        <w:rPr>
          <w:rtl w:val="0"/>
        </w:rPr>
        <w:t xml:space="preserve"> une variable mot_de_passe. Si le mot de passe est "PythonIsCool", affiche</w:t>
      </w:r>
      <w:ins w:author="Alienor" w:id="13" w:date="2026-02-24T14:53:13Z">
        <w:r w:rsidDel="00000000" w:rsidR="00000000" w:rsidRPr="00000000">
          <w:rPr>
            <w:rtl w:val="0"/>
          </w:rPr>
          <w:t xml:space="preserve">z</w:t>
        </w:r>
      </w:ins>
      <w:r w:rsidDel="00000000" w:rsidR="00000000" w:rsidRPr="00000000">
        <w:rPr>
          <w:rtl w:val="0"/>
        </w:rPr>
        <w:t xml:space="preserve"> "Accès autorisé", sinon affiche</w:t>
      </w:r>
      <w:ins w:author="Alienor" w:id="14" w:date="2026-02-24T14:53:21Z">
        <w:r w:rsidDel="00000000" w:rsidR="00000000" w:rsidRPr="00000000">
          <w:rPr>
            <w:rtl w:val="0"/>
          </w:rPr>
          <w:t xml:space="preserve">z</w:t>
        </w:r>
      </w:ins>
      <w:r w:rsidDel="00000000" w:rsidR="00000000" w:rsidRPr="00000000">
        <w:rPr>
          <w:rtl w:val="0"/>
        </w:rPr>
        <w:t xml:space="preserve"> "Accès refusé".</w:t>
      </w:r>
    </w:p>
    <w:p w:rsidR="00000000" w:rsidDel="00000000" w:rsidP="00000000" w:rsidRDefault="00000000" w:rsidRPr="00000000" w14:paraId="000000B4">
      <w:pPr>
        <w:widowControl w:val="0"/>
        <w:ind w:left="720" w:firstLine="0"/>
        <w:rPr/>
      </w:pPr>
      <w:r w:rsidDel="00000000" w:rsidR="00000000" w:rsidRPr="00000000">
        <w:rPr>
          <w:rtl w:val="0"/>
        </w:rPr>
      </w:r>
    </w:p>
    <w:p w:rsidR="00000000" w:rsidDel="00000000" w:rsidP="00000000" w:rsidRDefault="00000000" w:rsidRPr="00000000" w14:paraId="000000B5">
      <w:pPr>
        <w:numPr>
          <w:ilvl w:val="0"/>
          <w:numId w:val="1"/>
        </w:numPr>
        <w:ind w:left="720" w:hanging="360"/>
      </w:pPr>
      <w:r w:rsidDel="00000000" w:rsidR="00000000" w:rsidRPr="00000000">
        <w:rPr>
          <w:rtl w:val="0"/>
        </w:rPr>
        <w:t xml:space="preserve">Crée</w:t>
      </w:r>
      <w:ins w:author="Alienor" w:id="15" w:date="2026-02-24T14:53:24Z">
        <w:r w:rsidDel="00000000" w:rsidR="00000000" w:rsidRPr="00000000">
          <w:rPr>
            <w:rtl w:val="0"/>
          </w:rPr>
          <w:t xml:space="preserve">z</w:t>
        </w:r>
      </w:ins>
      <w:r w:rsidDel="00000000" w:rsidR="00000000" w:rsidRPr="00000000">
        <w:rPr>
          <w:rtl w:val="0"/>
        </w:rPr>
        <w:t xml:space="preserve"> une variable x. Affiche</w:t>
      </w:r>
      <w:ins w:author="Alienor" w:id="16" w:date="2026-02-24T14:53:30Z">
        <w:r w:rsidDel="00000000" w:rsidR="00000000" w:rsidRPr="00000000">
          <w:rPr>
            <w:rtl w:val="0"/>
          </w:rPr>
          <w:t xml:space="preserve">z</w:t>
        </w:r>
      </w:ins>
      <w:r w:rsidDel="00000000" w:rsidR="00000000" w:rsidRPr="00000000">
        <w:rPr>
          <w:rtl w:val="0"/>
        </w:rPr>
        <w:t xml:space="preserve"> si le nombre est positif, négatif ou nul (indice : utilise elif).</w:t>
      </w:r>
    </w:p>
    <w:p w:rsidR="00000000" w:rsidDel="00000000" w:rsidP="00000000" w:rsidRDefault="00000000" w:rsidRPr="00000000" w14:paraId="000000B6">
      <w:pPr>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7">
      <w:pPr>
        <w:pStyle w:val="Heading2"/>
        <w:rPr/>
      </w:pPr>
      <w:bookmarkStart w:colFirst="0" w:colLast="0" w:name="_2a3j9yhmbprv" w:id="14"/>
      <w:bookmarkEnd w:id="14"/>
      <w:r w:rsidDel="00000000" w:rsidR="00000000" w:rsidRPr="00000000">
        <w:rPr>
          <w:rtl w:val="0"/>
        </w:rPr>
        <w:t xml:space="preserve">Erreurs fréquentes :</w:t>
      </w:r>
    </w:p>
    <w:p w:rsidR="00000000" w:rsidDel="00000000" w:rsidP="00000000" w:rsidRDefault="00000000" w:rsidRPr="00000000" w14:paraId="000000B8">
      <w:pPr>
        <w:numPr>
          <w:ilvl w:val="0"/>
          <w:numId w:val="3"/>
        </w:numPr>
        <w:ind w:left="720" w:hanging="360"/>
      </w:pPr>
      <w:r w:rsidDel="00000000" w:rsidR="00000000" w:rsidRPr="00000000">
        <w:rPr>
          <w:rtl w:val="0"/>
        </w:rPr>
        <w:t xml:space="preserve">Oublier les indentations ! </w:t>
      </w:r>
    </w:p>
    <w:p w:rsidR="00000000" w:rsidDel="00000000" w:rsidP="00000000" w:rsidRDefault="00000000" w:rsidRPr="00000000" w14:paraId="000000B9">
      <w:pPr>
        <w:numPr>
          <w:ilvl w:val="0"/>
          <w:numId w:val="3"/>
        </w:numPr>
        <w:ind w:left="720" w:hanging="360"/>
      </w:pPr>
      <w:r w:rsidDel="00000000" w:rsidR="00000000" w:rsidRPr="00000000">
        <w:rPr>
          <w:rtl w:val="0"/>
        </w:rPr>
        <w:t xml:space="preserve">Oublier les deux points après les conditions de if et elif !</w:t>
      </w:r>
    </w:p>
    <w:p w:rsidR="00000000" w:rsidDel="00000000" w:rsidP="00000000" w:rsidRDefault="00000000" w:rsidRPr="00000000" w14:paraId="000000BA">
      <w:pPr>
        <w:numPr>
          <w:ilvl w:val="0"/>
          <w:numId w:val="3"/>
        </w:numPr>
        <w:ind w:left="720" w:hanging="360"/>
      </w:pPr>
      <w:r w:rsidDel="00000000" w:rsidR="00000000" w:rsidRPr="00000000">
        <w:rPr>
          <w:rtl w:val="0"/>
        </w:rPr>
        <w:t xml:space="preserve">Oublier de mettre les conditions à if et elif ou mettre une condition à else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enor" w:id="2" w:date="2026-02-24T14:51:39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n'est pas une boucle</w:t>
      </w:r>
    </w:p>
  </w:comment>
  <w:comment w:author="Alienor" w:id="3" w:date="2026-02-24T14:53:01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Dans d'autres exos on les vouvoyait, ça serait bien de garder toujours la même chose</w:t>
      </w:r>
    </w:p>
  </w:comment>
  <w:comment w:author="Alienor" w:id="0" w:date="2026-02-24T14:52:01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n'est pas une boucle</w:t>
      </w:r>
    </w:p>
  </w:comment>
  <w:comment w:author="Alienor" w:id="1" w:date="2026-02-24T14:52:19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n'est pas une boucle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