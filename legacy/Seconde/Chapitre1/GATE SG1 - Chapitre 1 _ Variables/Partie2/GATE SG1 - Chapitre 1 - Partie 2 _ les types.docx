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62ywja2hji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Chapitre 1 - Partie 2 : les types</w:t>
      </w:r>
      <w:r w:rsidDel="00000000" w:rsidR="00000000" w:rsidRPr="00000000">
        <w:rPr>
          <w:rtl w:val="0"/>
        </w:rPr>
      </w:r>
    </w:p>
    <w:p w:rsidR="00000000" w:rsidDel="00000000" w:rsidP="00000000" w:rsidRDefault="00000000" w:rsidRPr="00000000" w14:paraId="00000002">
      <w:pPr>
        <w:pStyle w:val="Title"/>
        <w:jc w:val="center"/>
        <w:rPr>
          <w:rFonts w:ascii="Lexend" w:cs="Lexend" w:eastAsia="Lexend" w:hAnsi="Lexend"/>
          <w:color w:val="e69138"/>
          <w:sz w:val="24"/>
          <w:szCs w:val="24"/>
        </w:rPr>
      </w:pPr>
      <w:bookmarkStart w:colFirst="0" w:colLast="0" w:name="_i6t2wfju7fhv" w:id="1"/>
      <w:bookmarkEnd w:id="1"/>
      <w:r w:rsidDel="00000000" w:rsidR="00000000" w:rsidRPr="00000000">
        <w:rPr>
          <w:rFonts w:ascii="Lexend" w:cs="Lexend" w:eastAsia="Lexend" w:hAnsi="Lexend"/>
          <w:color w:val="85200c"/>
          <w:sz w:val="32"/>
          <w:szCs w:val="32"/>
          <w:rtl w:val="0"/>
        </w:rPr>
        <w:t xml:space="preserve">Chapitre 1 - Partie 2 : les types</w:t>
      </w:r>
      <w:r w:rsidDel="00000000" w:rsidR="00000000" w:rsidRPr="00000000">
        <w:rPr>
          <w:rtl w:val="0"/>
        </w:rPr>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Comme tous les objets, les variables ont un type.</w:t>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Si on compare les variables à des fruits : il existe plusieurs espèces de fruits, c’est la même chose pour les variables.</w:t>
      </w:r>
    </w:p>
    <w:p w:rsidR="00000000" w:rsidDel="00000000" w:rsidP="00000000" w:rsidRDefault="00000000" w:rsidRPr="00000000" w14:paraId="00000006">
      <w:pPr>
        <w:rPr>
          <w:rFonts w:ascii="Lexend" w:cs="Lexend" w:eastAsia="Lexend" w:hAnsi="Lexend"/>
        </w:rPr>
      </w:pPr>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rtl w:val="0"/>
        </w:rPr>
        <w:t xml:space="preserve">De la même manière qu’on ne peut pas forcément mélanger ou faire les mêmes choses avec des pommes et des oranges, chaque type de variable </w:t>
      </w:r>
      <w:r w:rsidDel="00000000" w:rsidR="00000000" w:rsidRPr="00000000">
        <w:rPr>
          <w:rFonts w:ascii="Lexend" w:cs="Lexend" w:eastAsia="Lexend" w:hAnsi="Lexend"/>
          <w:rtl w:val="0"/>
        </w:rPr>
        <w:t xml:space="preserve">a un</w:t>
      </w:r>
      <w:r w:rsidDel="00000000" w:rsidR="00000000" w:rsidRPr="00000000">
        <w:rPr>
          <w:rFonts w:ascii="Lexend" w:cs="Lexend" w:eastAsia="Lexend" w:hAnsi="Lexend"/>
          <w:rtl w:val="0"/>
        </w:rPr>
        <w:t xml:space="preserve"> usage particulier.</w:t>
      </w:r>
    </w:p>
    <w:p w:rsidR="00000000" w:rsidDel="00000000" w:rsidP="00000000" w:rsidRDefault="00000000" w:rsidRPr="00000000" w14:paraId="00000008">
      <w:pPr>
        <w:rPr>
          <w:rFonts w:ascii="Lexend" w:cs="Lexend" w:eastAsia="Lexend" w:hAnsi="Lexend"/>
        </w:rPr>
      </w:pPr>
      <w:r w:rsidDel="00000000" w:rsidR="00000000" w:rsidRPr="00000000">
        <w:rPr>
          <w:rtl w:val="0"/>
        </w:rPr>
      </w:r>
    </w:p>
    <w:p w:rsidR="00000000" w:rsidDel="00000000" w:rsidP="00000000" w:rsidRDefault="00000000" w:rsidRPr="00000000" w14:paraId="00000009">
      <w:pPr>
        <w:pStyle w:val="Heading2"/>
        <w:ind w:firstLine="720"/>
        <w:rPr>
          <w:rFonts w:ascii="Lexend" w:cs="Lexend" w:eastAsia="Lexend" w:hAnsi="Lexend"/>
        </w:rPr>
      </w:pPr>
      <w:bookmarkStart w:colFirst="0" w:colLast="0" w:name="_g2qn4gscbt4t" w:id="2"/>
      <w:bookmarkEnd w:id="2"/>
      <w:r w:rsidDel="00000000" w:rsidR="00000000" w:rsidRPr="00000000">
        <w:rPr>
          <w:rFonts w:ascii="Lexend" w:cs="Lexend" w:eastAsia="Lexend" w:hAnsi="Lexend"/>
          <w:color w:val="45818e"/>
          <w:sz w:val="28"/>
          <w:szCs w:val="28"/>
          <w:rtl w:val="0"/>
        </w:rPr>
        <w:t xml:space="preserve">I/ Les types primitifs</w:t>
      </w: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tl w:val="0"/>
        </w:rPr>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Sans plus tarder, les types les plus simples, appelés les</w:t>
      </w:r>
      <w:r w:rsidDel="00000000" w:rsidR="00000000" w:rsidRPr="00000000">
        <w:rPr>
          <w:rFonts w:ascii="Lexend" w:cs="Lexend" w:eastAsia="Lexend" w:hAnsi="Lexend"/>
          <w:b w:val="1"/>
          <w:bCs w:val="1"/>
          <w:rtl w:val="0"/>
        </w:rPr>
        <w:t xml:space="preserve"> types primitifs</w:t>
      </w:r>
      <w:r w:rsidDel="00000000" w:rsidR="00000000" w:rsidRPr="00000000">
        <w:rPr>
          <w:rFonts w:ascii="Lexend" w:cs="Lexend" w:eastAsia="Lexend" w:hAnsi="Lexend"/>
          <w:rtl w:val="0"/>
        </w:rPr>
        <w:t xml:space="preserve">, sont :</w:t>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color w:val="e69138"/>
          <w:rtl w:val="0"/>
        </w:rPr>
        <w:t xml:space="preserve">Int - entier</w:t>
      </w:r>
      <w:r w:rsidDel="00000000" w:rsidR="00000000" w:rsidRPr="00000000">
        <w:rPr>
          <w:rFonts w:ascii="Lexend" w:cs="Lexend" w:eastAsia="Lexend" w:hAnsi="Lexend"/>
          <w:rtl w:val="0"/>
        </w:rPr>
        <w:t xml:space="preserve"> : c'est le type des entiers (comme en Maths !)</w:t>
      </w:r>
    </w:p>
    <w:p w:rsidR="00000000" w:rsidDel="00000000" w:rsidP="00000000" w:rsidRDefault="00000000" w:rsidRPr="00000000" w14:paraId="0000000E">
      <w:pPr>
        <w:ind w:firstLine="720"/>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5, 67, 9554447</w:t>
      </w:r>
    </w:p>
    <w:p w:rsidR="00000000" w:rsidDel="00000000" w:rsidP="00000000" w:rsidRDefault="00000000" w:rsidRPr="00000000" w14:paraId="0000000F">
      <w:pPr>
        <w:rPr>
          <w:rFonts w:ascii="Lexend" w:cs="Lexend" w:eastAsia="Lexend" w:hAnsi="Lexend"/>
        </w:rPr>
      </w:pPr>
      <w:r w:rsidDel="00000000" w:rsidR="00000000" w:rsidRPr="00000000">
        <w:rPr>
          <w:rtl w:val="0"/>
        </w:rPr>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color w:val="e69138"/>
          <w:rtl w:val="0"/>
        </w:rPr>
        <w:t xml:space="preserve">Float - flottants</w:t>
      </w:r>
      <w:r w:rsidDel="00000000" w:rsidR="00000000" w:rsidRPr="00000000">
        <w:rPr>
          <w:rFonts w:ascii="Lexend" w:cs="Lexend" w:eastAsia="Lexend" w:hAnsi="Lexend"/>
          <w:rtl w:val="0"/>
        </w:rPr>
        <w:t xml:space="preserve"> : c'est le type des nombres décimaux</w:t>
      </w:r>
    </w:p>
    <w:p w:rsidR="00000000" w:rsidDel="00000000" w:rsidP="00000000" w:rsidRDefault="00000000" w:rsidRPr="00000000" w14:paraId="00000011">
      <w:pPr>
        <w:ind w:firstLine="720"/>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56.0, 67.373894</w:t>
      </w:r>
    </w:p>
    <w:p w:rsidR="00000000" w:rsidDel="00000000" w:rsidP="00000000" w:rsidRDefault="00000000" w:rsidRPr="00000000" w14:paraId="00000012">
      <w:pPr>
        <w:rPr>
          <w:rFonts w:ascii="Lexend" w:cs="Lexend" w:eastAsia="Lexend" w:hAnsi="Lexend"/>
        </w:rPr>
      </w:pPr>
      <w:r w:rsidDel="00000000" w:rsidR="00000000" w:rsidRPr="00000000">
        <w:rPr>
          <w:rFonts w:ascii="Lexend" w:cs="Lexend" w:eastAsia="Lexend" w:hAnsi="Lexend"/>
          <w:b w:val="1"/>
          <w:bCs w:val="1"/>
          <w:rtl w:val="0"/>
        </w:rPr>
        <w:t xml:space="preserve">Attention !</w:t>
      </w:r>
      <w:r w:rsidDel="00000000" w:rsidR="00000000" w:rsidRPr="00000000">
        <w:rPr>
          <w:rFonts w:ascii="Lexend" w:cs="Lexend" w:eastAsia="Lexend" w:hAnsi="Lexend"/>
          <w:rtl w:val="0"/>
        </w:rPr>
        <w:t xml:space="preserve"> Les virgules dans les nombres sont des points !!!!!!!</w:t>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color w:val="e69138"/>
          <w:rtl w:val="0"/>
        </w:rPr>
        <w:t xml:space="preserve">Str (string) - chaîne de caractères</w:t>
      </w:r>
      <w:r w:rsidDel="00000000" w:rsidR="00000000" w:rsidRPr="00000000">
        <w:rPr>
          <w:rFonts w:ascii="Lexend" w:cs="Lexend" w:eastAsia="Lexend" w:hAnsi="Lexend"/>
          <w:rtl w:val="0"/>
        </w:rPr>
        <w:t xml:space="preserve"> : tout ce qui est mots ou utilisation de caractères sont des chaînes de caractères et doivent être entre guillemets ! </w:t>
      </w:r>
    </w:p>
    <w:p w:rsidR="00000000" w:rsidDel="00000000" w:rsidP="00000000" w:rsidRDefault="00000000" w:rsidRPr="00000000" w14:paraId="00000015">
      <w:pPr>
        <w:ind w:firstLine="720"/>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"bonjour" est une chaîne de caractères mais attention, bonjour ne l'est pas !!!</w:t>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rtl w:val="0"/>
        </w:rPr>
        <w:t xml:space="preserve">On peut mettre des majuscules, des minuscules, des caractères spéciaux et des espaces mais tout doit être entre guillemets. </w:t>
      </w:r>
    </w:p>
    <w:p w:rsidR="00000000" w:rsidDel="00000000" w:rsidP="00000000" w:rsidRDefault="00000000" w:rsidRPr="00000000" w14:paraId="00000017">
      <w:pPr>
        <w:ind w:firstLine="720"/>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'Salut tout le monde' est une chaîne de caractères, de même que " Salut :), j'adore python et toi ?"</w:t>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color w:val="e69138"/>
          <w:rtl w:val="0"/>
        </w:rPr>
        <w:t xml:space="preserve">Bool - booléens</w:t>
      </w:r>
      <w:r w:rsidDel="00000000" w:rsidR="00000000" w:rsidRPr="00000000">
        <w:rPr>
          <w:rFonts w:ascii="Lexend" w:cs="Lexend" w:eastAsia="Lexend" w:hAnsi="Lexend"/>
          <w:rtl w:val="0"/>
        </w:rPr>
        <w:t xml:space="preserve"> : ce sont les variables True et False, qui signifient respectivement vrai et faux.</w:t>
      </w:r>
    </w:p>
    <w:p w:rsidR="00000000" w:rsidDel="00000000" w:rsidP="00000000" w:rsidRDefault="00000000" w:rsidRPr="00000000" w14:paraId="0000001A">
      <w:pPr>
        <w:ind w:firstLine="720"/>
        <w:rPr>
          <w:rFonts w:ascii="Lexend" w:cs="Lexend" w:eastAsia="Lexend" w:hAnsi="Lexend"/>
        </w:rPr>
      </w:pPr>
      <w:r w:rsidDel="00000000" w:rsidR="00000000" w:rsidRPr="00000000">
        <w:rPr>
          <w:rFonts w:ascii="Lexend" w:cs="Lexend" w:eastAsia="Lexend" w:hAnsi="Lexend"/>
          <w:rtl w:val="0"/>
        </w:rPr>
        <w:t xml:space="preserve">Ce type est un peu spécial parce qu'en plus des valeurs True et False,</w:t>
      </w:r>
      <w:r w:rsidDel="00000000" w:rsidR="00000000" w:rsidRPr="00000000">
        <w:rPr>
          <w:rFonts w:ascii="Lexend" w:cs="Lexend" w:eastAsia="Lexend" w:hAnsi="Lexend"/>
          <w:i w:val="1"/>
          <w:iCs w:val="1"/>
          <w:rtl w:val="0"/>
        </w:rPr>
        <w:t xml:space="preserve"> un 1 est associé </w:t>
      </w:r>
      <w:ins w:author="Alienor" w:id="0" w:date="2026-02-23T19:22:09Z">
        <w:r w:rsidDel="00000000" w:rsidR="00000000" w:rsidRPr="00000000">
          <w:rPr>
            <w:rFonts w:ascii="Lexend" w:cs="Lexend" w:eastAsia="Lexend" w:hAnsi="Lexend"/>
            <w:i w:val="1"/>
            <w:iCs w:val="1"/>
            <w:rtl w:val="0"/>
          </w:rPr>
          <w:t xml:space="preserve">à </w:t>
        </w:r>
      </w:ins>
      <w:r w:rsidDel="00000000" w:rsidR="00000000" w:rsidRPr="00000000">
        <w:rPr>
          <w:rFonts w:ascii="Lexend" w:cs="Lexend" w:eastAsia="Lexend" w:hAnsi="Lexend"/>
          <w:i w:val="1"/>
          <w:iCs w:val="1"/>
          <w:rtl w:val="0"/>
        </w:rPr>
        <w:t xml:space="preserve">True et un 0 est associé à False.</w:t>
      </w:r>
      <w:r w:rsidDel="00000000" w:rsidR="00000000" w:rsidRPr="00000000">
        <w:rPr>
          <w:rFonts w:ascii="Lexend" w:cs="Lexend" w:eastAsia="Lexend" w:hAnsi="Lexend"/>
          <w:rtl w:val="0"/>
        </w:rPr>
        <w:t xml:space="preserve"> Vous vous dites peut-être que ce type n'a pas l'air très utile mais c'est tout le contraire !! On verra plus tard l'utilité de ce type très important !!</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pStyle w:val="Heading2"/>
        <w:ind w:firstLine="720"/>
        <w:rPr>
          <w:rFonts w:ascii="Lexend" w:cs="Lexend" w:eastAsia="Lexend" w:hAnsi="Lexend"/>
        </w:rPr>
      </w:pPr>
      <w:bookmarkStart w:colFirst="0" w:colLast="0" w:name="_abcknduje2rc" w:id="3"/>
      <w:bookmarkEnd w:id="3"/>
      <w:r w:rsidDel="00000000" w:rsidR="00000000" w:rsidRPr="00000000">
        <w:rPr>
          <w:rFonts w:ascii="Lexend" w:cs="Lexend" w:eastAsia="Lexend" w:hAnsi="Lexend"/>
          <w:color w:val="45818e"/>
          <w:sz w:val="28"/>
          <w:szCs w:val="28"/>
          <w:rtl w:val="0"/>
        </w:rPr>
        <w:t xml:space="preserve">II/ Pour aller plus loin</w:t>
      </w:r>
      <w:r w:rsidDel="00000000" w:rsidR="00000000" w:rsidRPr="00000000">
        <w:rPr>
          <w:rtl w:val="0"/>
        </w:rPr>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rPr>
          <w:rFonts w:ascii="Lexend" w:cs="Lexend" w:eastAsia="Lexend" w:hAnsi="Lexend"/>
          <w:b w:val="1"/>
          <w:bCs w:val="1"/>
          <w:color w:val="8e7cc3"/>
          <w:u w:val="single"/>
        </w:rPr>
      </w:pPr>
      <w:r w:rsidDel="00000000" w:rsidR="00000000" w:rsidRPr="00000000">
        <w:rPr>
          <w:rFonts w:ascii="Lexend" w:cs="Lexend" w:eastAsia="Lexend" w:hAnsi="Lexend"/>
          <w:b w:val="1"/>
          <w:bCs w:val="1"/>
          <w:color w:val="8e7cc3"/>
          <w:u w:val="single"/>
          <w:rtl w:val="0"/>
        </w:rPr>
        <w:t xml:space="preserve">POUR ALLER PLUS LOIN : </w:t>
      </w:r>
    </w:p>
    <w:p w:rsidR="00000000" w:rsidDel="00000000" w:rsidP="00000000" w:rsidRDefault="00000000" w:rsidRPr="00000000" w14:paraId="0000001F">
      <w:pPr>
        <w:rPr>
          <w:rFonts w:ascii="Lexend" w:cs="Lexend" w:eastAsia="Lexend" w:hAnsi="Lexend"/>
          <w:color w:val="8e7cc3"/>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Lexend" w:cs="Lexend" w:eastAsia="Lexend" w:hAnsi="Lexend"/>
          <w:color w:val="8e7cc3"/>
        </w:rPr>
      </w:pPr>
      <w:r w:rsidDel="00000000" w:rsidR="00000000" w:rsidRPr="00000000">
        <w:rPr>
          <w:rFonts w:ascii="Lexend" w:cs="Lexend" w:eastAsia="Lexend" w:hAnsi="Lexend"/>
          <w:b w:val="1"/>
          <w:bCs w:val="1"/>
          <w:color w:val="8e7cc3"/>
          <w:rtl w:val="0"/>
        </w:rPr>
        <w:t xml:space="preserve">List</w:t>
      </w:r>
      <w:r w:rsidDel="00000000" w:rsidR="00000000" w:rsidRPr="00000000">
        <w:rPr>
          <w:rFonts w:ascii="Lexend" w:cs="Lexend" w:eastAsia="Lexend" w:hAnsi="Lexend"/>
          <w:b w:val="1"/>
          <w:bCs w:val="1"/>
          <w:color w:val="8e7cc3"/>
          <w:rtl w:val="0"/>
        </w:rPr>
        <w:t xml:space="preserve"> - liste</w:t>
      </w:r>
      <w:r w:rsidDel="00000000" w:rsidR="00000000" w:rsidRPr="00000000">
        <w:rPr>
          <w:rFonts w:ascii="Lexend" w:cs="Lexend" w:eastAsia="Lexend" w:hAnsi="Lexend"/>
          <w:color w:val="8e7cc3"/>
          <w:rtl w:val="0"/>
        </w:rPr>
        <w:t xml:space="preserve"> : ce type aura un chapitre entier tellement il est utile et intéressant ! Une liste est comme on peut le comprendre, une liste d'éléments de n'importe quel type. </w:t>
      </w:r>
      <w:ins w:author="Alienor" w:id="1" w:date="2026-02-23T19:22:38Z">
        <w:r w:rsidDel="00000000" w:rsidR="00000000" w:rsidRPr="00000000">
          <w:rPr>
            <w:rFonts w:ascii="Lexend" w:cs="Lexend" w:eastAsia="Lexend" w:hAnsi="Lexend"/>
            <w:color w:val="8e7cc3"/>
            <w:rtl w:val="0"/>
          </w:rPr>
          <w:t xml:space="preserve">Elle</w:t>
        </w:r>
      </w:ins>
      <w:del w:author="Alienor" w:id="1" w:date="2026-02-23T19:22:38Z">
        <w:r w:rsidDel="00000000" w:rsidR="00000000" w:rsidRPr="00000000">
          <w:rPr>
            <w:rFonts w:ascii="Lexend" w:cs="Lexend" w:eastAsia="Lexend" w:hAnsi="Lexend"/>
            <w:color w:val="8e7cc3"/>
            <w:rtl w:val="0"/>
          </w:rPr>
          <w:delText xml:space="preserve">Il</w:delText>
        </w:r>
      </w:del>
      <w:r w:rsidDel="00000000" w:rsidR="00000000" w:rsidRPr="00000000">
        <w:rPr>
          <w:rFonts w:ascii="Lexend" w:cs="Lexend" w:eastAsia="Lexend" w:hAnsi="Lexend"/>
          <w:color w:val="8e7cc3"/>
          <w:rtl w:val="0"/>
        </w:rPr>
        <w:t xml:space="preserve"> est représenté</w:t>
      </w:r>
      <w:ins w:author="Alienor" w:id="2" w:date="2026-02-23T19:22:43Z">
        <w:r w:rsidDel="00000000" w:rsidR="00000000" w:rsidRPr="00000000">
          <w:rPr>
            <w:rFonts w:ascii="Lexend" w:cs="Lexend" w:eastAsia="Lexend" w:hAnsi="Lexend"/>
            <w:color w:val="8e7cc3"/>
            <w:rtl w:val="0"/>
          </w:rPr>
          <w:t xml:space="preserve">e</w:t>
        </w:r>
      </w:ins>
      <w:r w:rsidDel="00000000" w:rsidR="00000000" w:rsidRPr="00000000">
        <w:rPr>
          <w:rFonts w:ascii="Lexend" w:cs="Lexend" w:eastAsia="Lexend" w:hAnsi="Lexend"/>
          <w:color w:val="8e7cc3"/>
          <w:rtl w:val="0"/>
        </w:rPr>
        <w:t xml:space="preserve"> entre crochet et les éléments sont séparés par des virgules.</w:t>
      </w:r>
    </w:p>
    <w:p w:rsidR="00000000" w:rsidDel="00000000" w:rsidP="00000000" w:rsidRDefault="00000000" w:rsidRPr="00000000" w14:paraId="00000021">
      <w:pPr>
        <w:rPr>
          <w:rFonts w:ascii="Lexend" w:cs="Lexend" w:eastAsia="Lexend" w:hAnsi="Lexend"/>
          <w:color w:val="8e7cc3"/>
        </w:rPr>
      </w:pPr>
      <w:r w:rsidDel="00000000" w:rsidR="00000000" w:rsidRPr="00000000">
        <w:rPr>
          <w:rFonts w:ascii="Lexend" w:cs="Lexend" w:eastAsia="Lexend" w:hAnsi="Lexend"/>
          <w:color w:val="8e7cc3"/>
          <w:u w:val="single"/>
          <w:rtl w:val="0"/>
        </w:rPr>
        <w:t xml:space="preserve">Ex</w:t>
      </w:r>
      <w:r w:rsidDel="00000000" w:rsidR="00000000" w:rsidRPr="00000000">
        <w:rPr>
          <w:rFonts w:ascii="Lexend" w:cs="Lexend" w:eastAsia="Lexend" w:hAnsi="Lexend"/>
          <w:color w:val="8e7cc3"/>
          <w:rtl w:val="0"/>
        </w:rPr>
        <w:t xml:space="preserve"> : [3,5], ["Adidas ou Nike ?"], [True, 45, ["perso Adidas"]] sont des listes</w:t>
      </w:r>
    </w:p>
    <w:p w:rsidR="00000000" w:rsidDel="00000000" w:rsidP="00000000" w:rsidRDefault="00000000" w:rsidRPr="00000000" w14:paraId="00000022">
      <w:pPr>
        <w:rPr>
          <w:rFonts w:ascii="Lexend" w:cs="Lexend" w:eastAsia="Lexend" w:hAnsi="Lexend"/>
          <w:color w:val="8e7cc3"/>
        </w:rPr>
      </w:pPr>
      <w:r w:rsidDel="00000000" w:rsidR="00000000" w:rsidRPr="00000000">
        <w:rPr>
          <w:rFonts w:ascii="Lexend" w:cs="Lexend" w:eastAsia="Lexend" w:hAnsi="Lexend"/>
          <w:color w:val="8e7cc3"/>
          <w:rtl w:val="0"/>
        </w:rPr>
        <w:t xml:space="preserve">Pour le moment, nous ne vous en dirons pas plus ! </w:t>
      </w:r>
    </w:p>
    <w:p w:rsidR="00000000" w:rsidDel="00000000" w:rsidP="00000000" w:rsidRDefault="00000000" w:rsidRPr="00000000" w14:paraId="00000023">
      <w:pPr>
        <w:rPr>
          <w:rFonts w:ascii="Lexend" w:cs="Lexend" w:eastAsia="Lexend" w:hAnsi="Lexend"/>
          <w:color w:val="8e7cc3"/>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Lexend" w:cs="Lexend" w:eastAsia="Lexend" w:hAnsi="Lexend"/>
          <w:color w:val="8e7cc3"/>
        </w:rPr>
      </w:pPr>
      <w:r w:rsidDel="00000000" w:rsidR="00000000" w:rsidRPr="00000000">
        <w:rPr>
          <w:rFonts w:ascii="Lexend" w:cs="Lexend" w:eastAsia="Lexend" w:hAnsi="Lexend"/>
          <w:b w:val="1"/>
          <w:bCs w:val="1"/>
          <w:color w:val="8e7cc3"/>
          <w:rtl w:val="0"/>
        </w:rPr>
        <w:t xml:space="preserve">Dict - dictionnaires</w:t>
      </w:r>
      <w:r w:rsidDel="00000000" w:rsidR="00000000" w:rsidRPr="00000000">
        <w:rPr>
          <w:rFonts w:ascii="Lexend" w:cs="Lexend" w:eastAsia="Lexend" w:hAnsi="Lexend"/>
          <w:color w:val="8e7cc3"/>
          <w:rtl w:val="0"/>
        </w:rPr>
        <w:t xml:space="preserve"> : vous verrez également ce type en détail un peu plus tard. Pour résumer rapidement, un dictionnaire permet de ranger des objets (entiers, flottants…) de sorte à ce qu’on puisse les retrouver rapidement. Comme dans un dictionnaire ( le gros livre avec plein de mots et pas le type), lorsqu'on cherche un mot appelé clé, on reçoit une définition qui est la valeur associée.</w:t>
      </w:r>
    </w:p>
    <w:p w:rsidR="00000000" w:rsidDel="00000000" w:rsidP="00000000" w:rsidRDefault="00000000" w:rsidRPr="00000000" w14:paraId="00000025">
      <w:pPr>
        <w:rPr>
          <w:rFonts w:ascii="Lexend" w:cs="Lexend" w:eastAsia="Lexend" w:hAnsi="Lexend"/>
          <w:color w:val="8e7cc3"/>
        </w:rPr>
      </w:pPr>
      <w:r w:rsidDel="00000000" w:rsidR="00000000" w:rsidRPr="00000000">
        <w:rPr>
          <w:rFonts w:ascii="Lexend" w:cs="Lexend" w:eastAsia="Lexend" w:hAnsi="Lexend"/>
          <w:color w:val="8e7cc3"/>
          <w:rtl w:val="0"/>
        </w:rPr>
        <w:t xml:space="preserve">Ce type se présente dans des accolades comme suit : {clé1 : valeur1 , clé2 : valeur2}</w:t>
      </w:r>
    </w:p>
    <w:p w:rsidR="00000000" w:rsidDel="00000000" w:rsidP="00000000" w:rsidRDefault="00000000" w:rsidRPr="00000000" w14:paraId="00000026">
      <w:pPr>
        <w:rPr>
          <w:rFonts w:ascii="Lexend" w:cs="Lexend" w:eastAsia="Lexend" w:hAnsi="Lexend"/>
          <w:color w:val="8e7cc3"/>
        </w:rPr>
      </w:pPr>
      <w:r w:rsidDel="00000000" w:rsidR="00000000" w:rsidRPr="00000000">
        <w:rPr>
          <w:rFonts w:ascii="Lexend" w:cs="Lexend" w:eastAsia="Lexend" w:hAnsi="Lexend"/>
          <w:color w:val="8e7cc3"/>
          <w:u w:val="single"/>
          <w:rtl w:val="0"/>
        </w:rPr>
        <w:t xml:space="preserve">Ex</w:t>
      </w:r>
      <w:r w:rsidDel="00000000" w:rsidR="00000000" w:rsidRPr="00000000">
        <w:rPr>
          <w:rFonts w:ascii="Lexend" w:cs="Lexend" w:eastAsia="Lexend" w:hAnsi="Lexend"/>
          <w:color w:val="8e7cc3"/>
          <w:rtl w:val="0"/>
        </w:rPr>
        <w:t xml:space="preserve"> : {"écurie 1" : [], "écurie 2":[]}</w:t>
      </w:r>
    </w:p>
    <w:p w:rsidR="00000000" w:rsidDel="00000000" w:rsidP="00000000" w:rsidRDefault="00000000" w:rsidRPr="00000000" w14:paraId="00000027">
      <w:pPr>
        <w:rPr>
          <w:rFonts w:ascii="Lexend" w:cs="Lexend" w:eastAsia="Lexend" w:hAnsi="Lexend"/>
          <w:color w:val="8e7cc3"/>
        </w:rPr>
      </w:pPr>
      <w:r w:rsidDel="00000000" w:rsidR="00000000" w:rsidRPr="00000000">
        <w:rPr>
          <w:rtl w:val="0"/>
        </w:rPr>
      </w:r>
    </w:p>
    <w:p w:rsidR="00000000" w:rsidDel="00000000" w:rsidP="00000000" w:rsidRDefault="00000000" w:rsidRPr="00000000" w14:paraId="00000028">
      <w:pPr>
        <w:rPr>
          <w:rFonts w:ascii="Lexend" w:cs="Lexend" w:eastAsia="Lexend" w:hAnsi="Lexend"/>
          <w:color w:val="8e7cc3"/>
        </w:rPr>
      </w:pPr>
      <w:r w:rsidDel="00000000" w:rsidR="00000000" w:rsidRPr="00000000">
        <w:rPr>
          <w:rFonts w:ascii="Lexend" w:cs="Lexend" w:eastAsia="Lexend" w:hAnsi="Lexend"/>
          <w:color w:val="8e7cc3"/>
          <w:rtl w:val="0"/>
        </w:rPr>
        <w:t xml:space="preserve">Il existe davantage de types comme les tuples ou les tableaux mais nous verrons cela dans la section pour aller plus loin ou dans le futur ...</w:t>
      </w:r>
    </w:p>
    <w:p w:rsidR="00000000" w:rsidDel="00000000" w:rsidP="00000000" w:rsidRDefault="00000000" w:rsidRPr="00000000" w14:paraId="00000029">
      <w:pPr>
        <w:rPr>
          <w:rFonts w:ascii="Lexend" w:cs="Lexend" w:eastAsia="Lexend" w:hAnsi="Lexend"/>
        </w:rPr>
      </w:pPr>
      <w:r w:rsidDel="00000000" w:rsidR="00000000" w:rsidRPr="00000000">
        <w:rPr>
          <w:rtl w:val="0"/>
        </w:rPr>
      </w:r>
    </w:p>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u w:val="single"/>
          <w:rtl w:val="0"/>
        </w:rPr>
        <w:t xml:space="preserve">EXERCICES</w:t>
      </w:r>
      <w:r w:rsidDel="00000000" w:rsidR="00000000" w:rsidRPr="00000000">
        <w:rPr>
          <w:rFonts w:ascii="Lexend" w:cs="Lexend" w:eastAsia="Lexend" w:hAnsi="Lexend"/>
          <w:rtl w:val="0"/>
        </w:rPr>
        <w:t xml:space="preserve"> : </w:t>
      </w:r>
    </w:p>
    <w:p w:rsidR="00000000" w:rsidDel="00000000" w:rsidP="00000000" w:rsidRDefault="00000000" w:rsidRPr="00000000" w14:paraId="0000002B">
      <w:pPr>
        <w:rPr>
          <w:rFonts w:ascii="Lexend" w:cs="Lexend" w:eastAsia="Lexend" w:hAnsi="Lexend"/>
        </w:rPr>
      </w:pPr>
      <w:r w:rsidDel="00000000" w:rsidR="00000000" w:rsidRPr="00000000">
        <w:rPr>
          <w:rtl w:val="0"/>
        </w:rPr>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u w:val="single"/>
          <w:rtl w:val="0"/>
        </w:rPr>
        <w:t xml:space="preserve">Exercice 1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Quel type ?</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1. 56.68</w:t>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2. False</w:t>
      </w:r>
    </w:p>
    <w:p w:rsidR="00000000" w:rsidDel="00000000" w:rsidP="00000000" w:rsidRDefault="00000000" w:rsidRPr="00000000" w14:paraId="0000002F">
      <w:pPr>
        <w:rPr>
          <w:rFonts w:ascii="Lexend" w:cs="Lexend" w:eastAsia="Lexend" w:hAnsi="Lexend"/>
        </w:rPr>
      </w:pPr>
      <w:r w:rsidDel="00000000" w:rsidR="00000000" w:rsidRPr="00000000">
        <w:rPr>
          <w:rFonts w:ascii="Lexend" w:cs="Lexend" w:eastAsia="Lexend" w:hAnsi="Lexend"/>
          <w:rtl w:val="0"/>
        </w:rPr>
        <w:t xml:space="preserve">3. 0</w:t>
      </w:r>
    </w:p>
    <w:p w:rsidR="00000000" w:rsidDel="00000000" w:rsidP="00000000" w:rsidRDefault="00000000" w:rsidRPr="00000000" w14:paraId="00000030">
      <w:pPr>
        <w:rPr>
          <w:rFonts w:ascii="Lexend" w:cs="Lexend" w:eastAsia="Lexend" w:hAnsi="Lexend"/>
        </w:rPr>
      </w:pPr>
      <w:r w:rsidDel="00000000" w:rsidR="00000000" w:rsidRPr="00000000">
        <w:rPr>
          <w:rFonts w:ascii="Lexend" w:cs="Lexend" w:eastAsia="Lexend" w:hAnsi="Lexend"/>
          <w:rtl w:val="0"/>
        </w:rPr>
        <w:t xml:space="preserve">4. "Vous avez aimé le cours ?"</w:t>
      </w:r>
    </w:p>
    <w:p w:rsidR="00000000" w:rsidDel="00000000" w:rsidP="00000000" w:rsidRDefault="00000000" w:rsidRPr="00000000" w14:paraId="00000031">
      <w:pPr>
        <w:rPr>
          <w:rFonts w:ascii="Lexend" w:cs="Lexend" w:eastAsia="Lexend" w:hAnsi="Lexend"/>
        </w:rPr>
      </w:pPr>
      <w:r w:rsidDel="00000000" w:rsidR="00000000" w:rsidRPr="00000000">
        <w:rPr>
          <w:rFonts w:ascii="Lexend" w:cs="Lexend" w:eastAsia="Lexend" w:hAnsi="Lexend"/>
          <w:rtl w:val="0"/>
        </w:rPr>
        <w:t xml:space="preserve">5.  {"Thaïs" : "n'oubliez pas le pouce bleu :)" }</w:t>
      </w:r>
    </w:p>
    <w:p w:rsidR="00000000" w:rsidDel="00000000" w:rsidP="00000000" w:rsidRDefault="00000000" w:rsidRPr="00000000" w14:paraId="00000032">
      <w:pPr>
        <w:rPr>
          <w:rFonts w:ascii="Lexend" w:cs="Lexend" w:eastAsia="Lexend" w:hAnsi="Lexend"/>
        </w:rPr>
      </w:pPr>
      <w:r w:rsidDel="00000000" w:rsidR="00000000" w:rsidRPr="00000000">
        <w:rPr>
          <w:rFonts w:ascii="Lexend" w:cs="Lexend" w:eastAsia="Lexend" w:hAnsi="Lexend"/>
          <w:rtl w:val="0"/>
        </w:rPr>
        <w:t xml:space="preserve">6.  [1,2,5]</w:t>
      </w:r>
    </w:p>
    <w:p w:rsidR="00000000" w:rsidDel="00000000" w:rsidP="00000000" w:rsidRDefault="00000000" w:rsidRPr="00000000" w14:paraId="00000033">
      <w:pPr>
        <w:rPr>
          <w:rFonts w:ascii="Lexend" w:cs="Lexend" w:eastAsia="Lexend" w:hAnsi="Lexend"/>
        </w:rPr>
      </w:pPr>
      <w:r w:rsidDel="00000000" w:rsidR="00000000" w:rsidRPr="00000000">
        <w:rPr>
          <w:rFonts w:ascii="Lexend" w:cs="Lexend" w:eastAsia="Lexend" w:hAnsi="Lexend"/>
          <w:rtl w:val="0"/>
        </w:rPr>
        <w:t xml:space="preserve">7.  Piège</w:t>
      </w:r>
    </w:p>
    <w:p w:rsidR="00000000" w:rsidDel="00000000" w:rsidP="00000000" w:rsidRDefault="00000000" w:rsidRPr="00000000" w14:paraId="00000034">
      <w:pPr>
        <w:rPr>
          <w:rFonts w:ascii="Lexend" w:cs="Lexend" w:eastAsia="Lexend" w:hAnsi="Lexend"/>
        </w:rPr>
      </w:pPr>
      <w:r w:rsidDel="00000000" w:rsidR="00000000" w:rsidRPr="00000000">
        <w:rPr>
          <w:rFonts w:ascii="Lexend" w:cs="Lexend" w:eastAsia="Lexend" w:hAnsi="Lexend"/>
          <w:rtl w:val="0"/>
        </w:rPr>
        <w:t xml:space="preserve">8.  18</w:t>
      </w:r>
    </w:p>
    <w:p w:rsidR="00000000" w:rsidDel="00000000" w:rsidP="00000000" w:rsidRDefault="00000000" w:rsidRPr="00000000" w14:paraId="00000035">
      <w:pPr>
        <w:rPr>
          <w:rFonts w:ascii="Lexend" w:cs="Lexend" w:eastAsia="Lexend" w:hAnsi="Lexend"/>
        </w:rPr>
      </w:pPr>
      <w:r w:rsidDel="00000000" w:rsidR="00000000" w:rsidRPr="00000000">
        <w:rPr>
          <w:rtl w:val="0"/>
        </w:rPr>
      </w:r>
    </w:p>
    <w:p w:rsidR="00000000" w:rsidDel="00000000" w:rsidP="00000000" w:rsidRDefault="00000000" w:rsidRPr="00000000" w14:paraId="00000036">
      <w:pPr>
        <w:pStyle w:val="Heading2"/>
        <w:ind w:firstLine="720"/>
        <w:rPr>
          <w:rFonts w:ascii="Lexend" w:cs="Lexend" w:eastAsia="Lexend" w:hAnsi="Lexend"/>
          <w:color w:val="45818e"/>
          <w:sz w:val="28"/>
          <w:szCs w:val="28"/>
        </w:rPr>
      </w:pPr>
      <w:bookmarkStart w:colFirst="0" w:colLast="0" w:name="_t2p1moetk0su" w:id="4"/>
      <w:bookmarkEnd w:id="4"/>
      <w:r w:rsidDel="00000000" w:rsidR="00000000" w:rsidRPr="00000000">
        <w:rPr>
          <w:rFonts w:ascii="Lexend" w:cs="Lexend" w:eastAsia="Lexend" w:hAnsi="Lexend"/>
          <w:color w:val="45818e"/>
          <w:sz w:val="28"/>
          <w:szCs w:val="28"/>
          <w:rtl w:val="0"/>
        </w:rPr>
        <w:t xml:space="preserve">III/ Quel rapport avec les variables ?</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rPr>
          <w:rFonts w:ascii="Lexend" w:cs="Lexend" w:eastAsia="Lexend" w:hAnsi="Lexend"/>
        </w:rPr>
      </w:pPr>
      <w:r w:rsidDel="00000000" w:rsidR="00000000" w:rsidRPr="00000000">
        <w:rPr>
          <w:rFonts w:ascii="Lexend" w:cs="Lexend" w:eastAsia="Lexend" w:hAnsi="Lexend"/>
          <w:rtl w:val="0"/>
        </w:rPr>
        <w:t xml:space="preserve">Dans le chapitre précédent, nous avons vu comment définir et initialiser une variable. Maintenant, nous savons qu'une variable peut être de types variés. </w:t>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u w:val="single"/>
          <w:rtl w:val="0"/>
        </w:rPr>
        <w:t xml:space="preserve">EXERCICE</w:t>
      </w:r>
      <w:r w:rsidDel="00000000" w:rsidR="00000000" w:rsidRPr="00000000">
        <w:rPr>
          <w:rFonts w:ascii="Lexend" w:cs="Lexend" w:eastAsia="Lexend" w:hAnsi="Lexend"/>
          <w:rtl w:val="0"/>
        </w:rPr>
        <w:t xml:space="preserve"> : </w:t>
      </w:r>
    </w:p>
    <w:p w:rsidR="00000000" w:rsidDel="00000000" w:rsidP="00000000" w:rsidRDefault="00000000" w:rsidRPr="00000000" w14:paraId="0000003B">
      <w:pPr>
        <w:rPr>
          <w:rFonts w:ascii="Lexend" w:cs="Lexend" w:eastAsia="Lexend" w:hAnsi="Lexend"/>
        </w:rPr>
      </w:pPr>
      <w:r w:rsidDel="00000000" w:rsidR="00000000" w:rsidRPr="00000000">
        <w:rPr>
          <w:rFonts w:ascii="Lexend" w:cs="Lexend" w:eastAsia="Lexend" w:hAnsi="Lexend"/>
          <w:rtl w:val="0"/>
        </w:rPr>
        <w:t xml:space="preserve">1. </w:t>
      </w:r>
      <w:r w:rsidDel="00000000" w:rsidR="00000000" w:rsidRPr="00000000">
        <w:rPr>
          <w:rFonts w:ascii="Lexend" w:cs="Lexend" w:eastAsia="Lexend" w:hAnsi="Lexend"/>
          <w:rtl w:val="0"/>
        </w:rPr>
        <w:t xml:space="preserve">Initialisez</w:t>
      </w:r>
      <w:r w:rsidDel="00000000" w:rsidR="00000000" w:rsidRPr="00000000">
        <w:rPr>
          <w:rFonts w:ascii="Lexend" w:cs="Lexend" w:eastAsia="Lexend" w:hAnsi="Lexend"/>
          <w:rtl w:val="0"/>
        </w:rPr>
        <w:t xml:space="preserve"> dans une variable </w:t>
      </w:r>
      <w:r w:rsidDel="00000000" w:rsidR="00000000" w:rsidRPr="00000000">
        <w:rPr>
          <w:rFonts w:ascii="Lexend" w:cs="Lexend" w:eastAsia="Lexend" w:hAnsi="Lexend"/>
          <w:rtl w:val="0"/>
        </w:rPr>
        <w:t xml:space="preserve">nommé</w:t>
      </w:r>
      <w:ins w:author="Alienor" w:id="3" w:date="2026-02-23T19:23:21Z">
        <w:r w:rsidDel="00000000" w:rsidR="00000000" w:rsidRPr="00000000">
          <w:rPr>
            <w:rFonts w:ascii="Lexend" w:cs="Lexend" w:eastAsia="Lexend" w:hAnsi="Lexend"/>
            <w:rtl w:val="0"/>
          </w:rPr>
          <w:t xml:space="preserve">e</w:t>
        </w:r>
      </w:ins>
      <w:r w:rsidDel="00000000" w:rsidR="00000000" w:rsidRPr="00000000">
        <w:rPr>
          <w:rFonts w:ascii="Lexend" w:cs="Lexend" w:eastAsia="Lexend" w:hAnsi="Lexend"/>
          <w:rtl w:val="0"/>
        </w:rPr>
        <w:t xml:space="preserve"> record_de_but, l'entier 34. Quel</w:t>
      </w:r>
      <w:del w:author="Alienor" w:id="4" w:date="2026-02-23T19:23:23Z">
        <w:r w:rsidDel="00000000" w:rsidR="00000000" w:rsidRPr="00000000">
          <w:rPr>
            <w:rFonts w:ascii="Lexend" w:cs="Lexend" w:eastAsia="Lexend" w:hAnsi="Lexend"/>
            <w:rtl w:val="0"/>
          </w:rPr>
          <w:delText xml:space="preserve">le</w:delText>
        </w:r>
      </w:del>
      <w:r w:rsidDel="00000000" w:rsidR="00000000" w:rsidRPr="00000000">
        <w:rPr>
          <w:rFonts w:ascii="Lexend" w:cs="Lexend" w:eastAsia="Lexend" w:hAnsi="Lexend"/>
          <w:rtl w:val="0"/>
        </w:rPr>
        <w:t xml:space="preserve"> est le nom "officiel" du type de la variable record_de_but ?</w:t>
      </w:r>
    </w:p>
    <w:p w:rsidR="00000000" w:rsidDel="00000000" w:rsidP="00000000" w:rsidRDefault="00000000" w:rsidRPr="00000000" w14:paraId="0000003C">
      <w:pPr>
        <w:rPr>
          <w:rFonts w:ascii="Lexend" w:cs="Lexend" w:eastAsia="Lexend" w:hAnsi="Lexend"/>
        </w:rPr>
      </w:pPr>
      <w:r w:rsidDel="00000000" w:rsidR="00000000" w:rsidRPr="00000000">
        <w:rPr>
          <w:rFonts w:ascii="Lexend" w:cs="Lexend" w:eastAsia="Lexend" w:hAnsi="Lexend"/>
          <w:rtl w:val="0"/>
        </w:rPr>
        <w:t xml:space="preserve">2. À présent, associ</w:t>
      </w:r>
      <w:ins w:author="Alienor" w:id="5" w:date="2026-02-23T19:23:27Z">
        <w:r w:rsidDel="00000000" w:rsidR="00000000" w:rsidRPr="00000000">
          <w:rPr>
            <w:rFonts w:ascii="Lexend" w:cs="Lexend" w:eastAsia="Lexend" w:hAnsi="Lexend"/>
            <w:rtl w:val="0"/>
          </w:rPr>
          <w:t xml:space="preserve">ez</w:t>
        </w:r>
      </w:ins>
      <w:del w:author="Alienor" w:id="5" w:date="2026-02-23T19:23:27Z">
        <w:r w:rsidDel="00000000" w:rsidR="00000000" w:rsidRPr="00000000">
          <w:rPr>
            <w:rFonts w:ascii="Lexend" w:cs="Lexend" w:eastAsia="Lexend" w:hAnsi="Lexend"/>
            <w:rtl w:val="0"/>
          </w:rPr>
          <w:delText xml:space="preserve">é</w:delText>
        </w:r>
      </w:del>
      <w:r w:rsidDel="00000000" w:rsidR="00000000" w:rsidRPr="00000000">
        <w:rPr>
          <w:rFonts w:ascii="Lexend" w:cs="Lexend" w:eastAsia="Lexend" w:hAnsi="Lexend"/>
          <w:rtl w:val="0"/>
        </w:rPr>
        <w:t xml:space="preserve"> à la variable record_de_but, la valeur "non défini". Quel est à présent le type de la variable record_de_but ?</w:t>
      </w:r>
    </w:p>
    <w:p w:rsidR="00000000" w:rsidDel="00000000" w:rsidP="00000000" w:rsidRDefault="00000000" w:rsidRPr="00000000" w14:paraId="0000003D">
      <w:pPr>
        <w:rPr>
          <w:rFonts w:ascii="Lexend" w:cs="Lexend" w:eastAsia="Lexend" w:hAnsi="Lexend"/>
        </w:rPr>
      </w:pPr>
      <w:r w:rsidDel="00000000" w:rsidR="00000000" w:rsidRPr="00000000">
        <w:rPr>
          <w:rtl w:val="0"/>
        </w:rPr>
      </w:r>
    </w:p>
    <w:p w:rsidR="00000000" w:rsidDel="00000000" w:rsidP="00000000" w:rsidRDefault="00000000" w:rsidRPr="00000000" w14:paraId="0000003E">
      <w:pPr>
        <w:rPr>
          <w:rFonts w:ascii="Lexend" w:cs="Lexend" w:eastAsia="Lexend" w:hAnsi="Lexend"/>
        </w:rPr>
      </w:pPr>
      <w:r w:rsidDel="00000000" w:rsidR="00000000" w:rsidRPr="00000000">
        <w:rPr>
          <w:rFonts w:ascii="Lexend" w:cs="Lexend" w:eastAsia="Lexend" w:hAnsi="Lexend"/>
          <w:rtl w:val="0"/>
        </w:rPr>
        <w:t xml:space="preserve">Dans cet exercice, on a pu remarquer que les variables ne sont pas limitées par le type. La boîte que représente la variable n'est pas faite pour un type en particulier. Elle peut être initialisée par un entier, puis devenir une chaîne de caractères. Plus simplement, si on considère une variable x initialisée avec l’entier 4, on peut écrire l’instruction </w:t>
      </w:r>
      <w:r w:rsidDel="00000000" w:rsidR="00000000" w:rsidRPr="00000000">
        <w:rPr>
          <w:rFonts w:ascii="Lexend" w:cs="Lexend" w:eastAsia="Lexend" w:hAnsi="Lexend"/>
          <w:i w:val="1"/>
          <w:iCs w:val="1"/>
          <w:rtl w:val="0"/>
        </w:rPr>
        <w:t xml:space="preserve">x = “changement de type” </w:t>
      </w:r>
      <w:r w:rsidDel="00000000" w:rsidR="00000000" w:rsidRPr="00000000">
        <w:rPr>
          <w:rFonts w:ascii="Lexend" w:cs="Lexend" w:eastAsia="Lexend" w:hAnsi="Lexend"/>
          <w:rtl w:val="0"/>
        </w:rPr>
        <w:t xml:space="preserve">et à présent x est une chaîne de caractère</w:t>
      </w:r>
      <w:ins w:author="Alienor" w:id="6" w:date="2026-02-23T19:23:48Z">
        <w:r w:rsidDel="00000000" w:rsidR="00000000" w:rsidRPr="00000000">
          <w:rPr>
            <w:rFonts w:ascii="Lexend" w:cs="Lexend" w:eastAsia="Lexend" w:hAnsi="Lexend"/>
            <w:rtl w:val="0"/>
          </w:rPr>
          <w:t xml:space="preserve">s</w:t>
        </w:r>
      </w:ins>
      <w:r w:rsidDel="00000000" w:rsidR="00000000" w:rsidRPr="00000000">
        <w:rPr>
          <w:rFonts w:ascii="Lexend" w:cs="Lexend" w:eastAsia="Lexend" w:hAnsi="Lexend"/>
          <w:rtl w:val="0"/>
        </w:rPr>
        <w:t xml:space="preserve">. Le type d’une variable peut varier en fonction de ce qu’elle contient.</w:t>
      </w:r>
    </w:p>
    <w:p w:rsidR="00000000" w:rsidDel="00000000" w:rsidP="00000000" w:rsidRDefault="00000000" w:rsidRPr="00000000" w14:paraId="0000003F">
      <w:pPr>
        <w:rPr>
          <w:rFonts w:ascii="Lexend" w:cs="Lexend" w:eastAsia="Lexend" w:hAnsi="Lexend"/>
        </w:rPr>
      </w:pPr>
      <w:r w:rsidDel="00000000" w:rsidR="00000000" w:rsidRPr="00000000">
        <w:rPr>
          <w:rtl w:val="0"/>
        </w:rPr>
      </w:r>
    </w:p>
    <w:p w:rsidR="00000000" w:rsidDel="00000000" w:rsidP="00000000" w:rsidRDefault="00000000" w:rsidRPr="00000000" w14:paraId="00000040">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31qtmjqfsh2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Markdown - Chapitre 1 - Partie 2 : les types</w:t>
      </w:r>
      <w:r w:rsidDel="00000000" w:rsidR="00000000" w:rsidRPr="00000000">
        <w:rPr>
          <w:rtl w:val="0"/>
        </w:rPr>
      </w:r>
    </w:p>
    <w:p w:rsidR="00000000" w:rsidDel="00000000" w:rsidP="00000000" w:rsidRDefault="00000000" w:rsidRPr="00000000" w14:paraId="00000042">
      <w:pPr>
        <w:rPr>
          <w:rFonts w:ascii="Lexend" w:cs="Lexend" w:eastAsia="Lexend" w:hAnsi="Lexend"/>
        </w:rPr>
      </w:pPr>
      <w:r w:rsidDel="00000000" w:rsidR="00000000" w:rsidRPr="00000000">
        <w:rPr>
          <w:rFonts w:ascii="Lexend" w:cs="Lexend" w:eastAsia="Lexend" w:hAnsi="Lexend"/>
          <w:rtl w:val="0"/>
        </w:rPr>
        <w:t xml:space="preserve"># Chapitre 1 - Partie 2 : les types</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45">
      <w:pPr>
        <w:rPr>
          <w:rFonts w:ascii="Lexend" w:cs="Lexend" w:eastAsia="Lexend" w:hAnsi="Lexend"/>
        </w:rPr>
      </w:pPr>
      <w:r w:rsidDel="00000000" w:rsidR="00000000" w:rsidRPr="00000000">
        <w:rPr>
          <w:rtl w:val="0"/>
        </w:rPr>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rtl w:val="0"/>
        </w:rPr>
        <w:t xml:space="preserve">Comme tous les objets, les variables ont un type.</w:t>
      </w:r>
    </w:p>
    <w:p w:rsidR="00000000" w:rsidDel="00000000" w:rsidP="00000000" w:rsidRDefault="00000000" w:rsidRPr="00000000" w14:paraId="00000047">
      <w:pPr>
        <w:rPr>
          <w:rFonts w:ascii="Lexend" w:cs="Lexend" w:eastAsia="Lexend" w:hAnsi="Lexend"/>
        </w:rPr>
      </w:pPr>
      <w:r w:rsidDel="00000000" w:rsidR="00000000" w:rsidRPr="00000000">
        <w:rPr>
          <w:rtl w:val="0"/>
        </w:rPr>
      </w:r>
    </w:p>
    <w:p w:rsidR="00000000" w:rsidDel="00000000" w:rsidP="00000000" w:rsidRDefault="00000000" w:rsidRPr="00000000" w14:paraId="00000048">
      <w:pPr>
        <w:rPr>
          <w:rFonts w:ascii="Lexend" w:cs="Lexend" w:eastAsia="Lexend" w:hAnsi="Lexend"/>
        </w:rPr>
      </w:pPr>
      <w:r w:rsidDel="00000000" w:rsidR="00000000" w:rsidRPr="00000000">
        <w:rPr>
          <w:rFonts w:ascii="Lexend" w:cs="Lexend" w:eastAsia="Lexend" w:hAnsi="Lexend"/>
          <w:rtl w:val="0"/>
        </w:rPr>
        <w:t xml:space="preserve">Si on compare les variables à des fruits : il existe plusieurs espèces de fruits, c’est la même chose pour les variables.</w:t>
      </w:r>
    </w:p>
    <w:p w:rsidR="00000000" w:rsidDel="00000000" w:rsidP="00000000" w:rsidRDefault="00000000" w:rsidRPr="00000000" w14:paraId="00000049">
      <w:pPr>
        <w:rPr>
          <w:rFonts w:ascii="Lexend" w:cs="Lexend" w:eastAsia="Lexend" w:hAnsi="Lexend"/>
        </w:rPr>
      </w:pP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4B">
      <w:pPr>
        <w:rPr>
          <w:rFonts w:ascii="Lexend" w:cs="Lexend" w:eastAsia="Lexend" w:hAnsi="Lexend"/>
        </w:rPr>
      </w:pPr>
      <w:r w:rsidDel="00000000" w:rsidR="00000000" w:rsidRPr="00000000">
        <w:rPr>
          <w:rtl w:val="0"/>
        </w:rPr>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rtl w:val="0"/>
        </w:rPr>
        <w:t xml:space="preserve">De la même manière qu’on ne peut pas forcément mélanger ou faire les mêmes choses avec des pommes et des oranges, chaque type de variable a un usage particulier.</w:t>
      </w:r>
    </w:p>
    <w:p w:rsidR="00000000" w:rsidDel="00000000" w:rsidP="00000000" w:rsidRDefault="00000000" w:rsidRPr="00000000" w14:paraId="0000004D">
      <w:pPr>
        <w:rPr>
          <w:rFonts w:ascii="Lexend" w:cs="Lexend" w:eastAsia="Lexend" w:hAnsi="Lexend"/>
        </w:rPr>
      </w:pPr>
      <w:r w:rsidDel="00000000" w:rsidR="00000000" w:rsidRPr="00000000">
        <w:rPr>
          <w:rtl w:val="0"/>
        </w:rPr>
      </w:r>
    </w:p>
    <w:p w:rsidR="00000000" w:rsidDel="00000000" w:rsidP="00000000" w:rsidRDefault="00000000" w:rsidRPr="00000000" w14:paraId="0000004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4F">
      <w:pPr>
        <w:rPr>
          <w:rFonts w:ascii="Lexend" w:cs="Lexend" w:eastAsia="Lexend" w:hAnsi="Lexend"/>
        </w:rPr>
      </w:pP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Fonts w:ascii="Lexend" w:cs="Lexend" w:eastAsia="Lexend" w:hAnsi="Lexend"/>
          <w:rtl w:val="0"/>
        </w:rPr>
        <w:t xml:space="preserve">## I/ Les types primitifs</w:t>
      </w:r>
    </w:p>
    <w:p w:rsidR="00000000" w:rsidDel="00000000" w:rsidP="00000000" w:rsidRDefault="00000000" w:rsidRPr="00000000" w14:paraId="00000051">
      <w:pPr>
        <w:rPr>
          <w:rFonts w:ascii="Lexend" w:cs="Lexend" w:eastAsia="Lexend" w:hAnsi="Lexend"/>
        </w:rPr>
      </w:pPr>
      <w:r w:rsidDel="00000000" w:rsidR="00000000" w:rsidRPr="00000000">
        <w:rPr>
          <w:rtl w:val="0"/>
        </w:rPr>
      </w:r>
    </w:p>
    <w:p w:rsidR="00000000" w:rsidDel="00000000" w:rsidP="00000000" w:rsidRDefault="00000000" w:rsidRPr="00000000" w14:paraId="00000052">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53">
      <w:pPr>
        <w:rPr>
          <w:rFonts w:ascii="Lexend" w:cs="Lexend" w:eastAsia="Lexend" w:hAnsi="Lexend"/>
        </w:rPr>
      </w:pPr>
      <w:r w:rsidDel="00000000" w:rsidR="00000000" w:rsidRPr="00000000">
        <w:rPr>
          <w:rtl w:val="0"/>
        </w:rPr>
      </w:r>
    </w:p>
    <w:p w:rsidR="00000000" w:rsidDel="00000000" w:rsidP="00000000" w:rsidRDefault="00000000" w:rsidRPr="00000000" w14:paraId="00000054">
      <w:pPr>
        <w:rPr>
          <w:rFonts w:ascii="Lexend" w:cs="Lexend" w:eastAsia="Lexend" w:hAnsi="Lexend"/>
        </w:rPr>
      </w:pPr>
      <w:r w:rsidDel="00000000" w:rsidR="00000000" w:rsidRPr="00000000">
        <w:rPr>
          <w:rFonts w:ascii="Lexend" w:cs="Lexend" w:eastAsia="Lexend" w:hAnsi="Lexend"/>
          <w:rtl w:val="0"/>
        </w:rPr>
        <w:t xml:space="preserve">Sans plus tarder, les types les plus simples, appelés les **types primitifs**, sont :</w:t>
      </w:r>
    </w:p>
    <w:p w:rsidR="00000000" w:rsidDel="00000000" w:rsidP="00000000" w:rsidRDefault="00000000" w:rsidRPr="00000000" w14:paraId="00000055">
      <w:pPr>
        <w:rPr>
          <w:rFonts w:ascii="Lexend" w:cs="Lexend" w:eastAsia="Lexend" w:hAnsi="Lexend"/>
        </w:rPr>
      </w:pPr>
      <w:r w:rsidDel="00000000" w:rsidR="00000000" w:rsidRPr="00000000">
        <w:rPr>
          <w:rtl w:val="0"/>
        </w:rPr>
      </w:r>
    </w:p>
    <w:p w:rsidR="00000000" w:rsidDel="00000000" w:rsidP="00000000" w:rsidRDefault="00000000" w:rsidRPr="00000000" w14:paraId="00000056">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57">
      <w:pPr>
        <w:rPr>
          <w:rFonts w:ascii="Lexend" w:cs="Lexend" w:eastAsia="Lexend" w:hAnsi="Lexend"/>
        </w:rPr>
      </w:pPr>
      <w:r w:rsidDel="00000000" w:rsidR="00000000" w:rsidRPr="00000000">
        <w:rPr>
          <w:rtl w:val="0"/>
        </w:rPr>
      </w:r>
    </w:p>
    <w:p w:rsidR="00000000" w:rsidDel="00000000" w:rsidP="00000000" w:rsidRDefault="00000000" w:rsidRPr="00000000" w14:paraId="00000058">
      <w:pPr>
        <w:rPr>
          <w:rFonts w:ascii="Lexend" w:cs="Lexend" w:eastAsia="Lexend" w:hAnsi="Lexend"/>
        </w:rPr>
      </w:pPr>
      <w:r w:rsidDel="00000000" w:rsidR="00000000" w:rsidRPr="00000000">
        <w:rPr>
          <w:rFonts w:ascii="Lexend" w:cs="Lexend" w:eastAsia="Lexend" w:hAnsi="Lexend"/>
          <w:rtl w:val="0"/>
        </w:rPr>
        <w:t xml:space="preserve">***Int - entier*** : c'est le type des entiers (comme en Maths !)</w:t>
      </w:r>
    </w:p>
    <w:p w:rsidR="00000000" w:rsidDel="00000000" w:rsidP="00000000" w:rsidRDefault="00000000" w:rsidRPr="00000000" w14:paraId="00000059">
      <w:pPr>
        <w:rPr>
          <w:rFonts w:ascii="Lexend" w:cs="Lexend" w:eastAsia="Lexend" w:hAnsi="Lexend"/>
        </w:rPr>
      </w:pPr>
      <w:r w:rsidDel="00000000" w:rsidR="00000000" w:rsidRPr="00000000">
        <w:rPr>
          <w:rtl w:val="0"/>
        </w:rPr>
      </w:r>
    </w:p>
    <w:p w:rsidR="00000000" w:rsidDel="00000000" w:rsidP="00000000" w:rsidRDefault="00000000" w:rsidRPr="00000000" w14:paraId="0000005A">
      <w:pPr>
        <w:rPr>
          <w:rFonts w:ascii="Lexend" w:cs="Lexend" w:eastAsia="Lexend" w:hAnsi="Lexend"/>
        </w:rPr>
      </w:pPr>
      <w:r w:rsidDel="00000000" w:rsidR="00000000" w:rsidRPr="00000000">
        <w:rPr>
          <w:rFonts w:ascii="Lexend" w:cs="Lexend" w:eastAsia="Lexend" w:hAnsi="Lexend"/>
          <w:rtl w:val="0"/>
        </w:rPr>
        <w:t xml:space="preserve">*Exemple* : 5, 67, 9554447</w:t>
      </w:r>
    </w:p>
    <w:p w:rsidR="00000000" w:rsidDel="00000000" w:rsidP="00000000" w:rsidRDefault="00000000" w:rsidRPr="00000000" w14:paraId="0000005B">
      <w:pPr>
        <w:rPr>
          <w:rFonts w:ascii="Lexend" w:cs="Lexend" w:eastAsia="Lexend" w:hAnsi="Lexend"/>
        </w:rPr>
      </w:pPr>
      <w:r w:rsidDel="00000000" w:rsidR="00000000" w:rsidRPr="00000000">
        <w:rPr>
          <w:rtl w:val="0"/>
        </w:rPr>
      </w:r>
    </w:p>
    <w:p w:rsidR="00000000" w:rsidDel="00000000" w:rsidP="00000000" w:rsidRDefault="00000000" w:rsidRPr="00000000" w14:paraId="0000005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5D">
      <w:pPr>
        <w:rPr>
          <w:rFonts w:ascii="Lexend" w:cs="Lexend" w:eastAsia="Lexend" w:hAnsi="Lexend"/>
        </w:rPr>
      </w:pPr>
      <w:r w:rsidDel="00000000" w:rsidR="00000000" w:rsidRPr="00000000">
        <w:rPr>
          <w:rtl w:val="0"/>
        </w:rPr>
      </w:r>
    </w:p>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rtl w:val="0"/>
        </w:rPr>
        <w:t xml:space="preserve">***Float - flottants*** : c'est le type des nombres décimaux</w:t>
      </w:r>
    </w:p>
    <w:p w:rsidR="00000000" w:rsidDel="00000000" w:rsidP="00000000" w:rsidRDefault="00000000" w:rsidRPr="00000000" w14:paraId="0000005F">
      <w:pPr>
        <w:rPr>
          <w:rFonts w:ascii="Lexend" w:cs="Lexend" w:eastAsia="Lexend" w:hAnsi="Lexend"/>
        </w:rPr>
      </w:pPr>
      <w:r w:rsidDel="00000000" w:rsidR="00000000" w:rsidRPr="00000000">
        <w:rPr>
          <w:rtl w:val="0"/>
        </w:rPr>
      </w:r>
    </w:p>
    <w:p w:rsidR="00000000" w:rsidDel="00000000" w:rsidP="00000000" w:rsidRDefault="00000000" w:rsidRPr="00000000" w14:paraId="00000060">
      <w:pPr>
        <w:rPr>
          <w:rFonts w:ascii="Lexend" w:cs="Lexend" w:eastAsia="Lexend" w:hAnsi="Lexend"/>
        </w:rPr>
      </w:pPr>
      <w:r w:rsidDel="00000000" w:rsidR="00000000" w:rsidRPr="00000000">
        <w:rPr>
          <w:rFonts w:ascii="Lexend" w:cs="Lexend" w:eastAsia="Lexend" w:hAnsi="Lexend"/>
          <w:rtl w:val="0"/>
        </w:rPr>
        <w:t xml:space="preserve">*Exemple* : 56.0, 67.373894</w:t>
      </w:r>
    </w:p>
    <w:p w:rsidR="00000000" w:rsidDel="00000000" w:rsidP="00000000" w:rsidRDefault="00000000" w:rsidRPr="00000000" w14:paraId="00000061">
      <w:pPr>
        <w:rPr>
          <w:rFonts w:ascii="Lexend" w:cs="Lexend" w:eastAsia="Lexend" w:hAnsi="Lexend"/>
        </w:rPr>
      </w:pPr>
      <w:r w:rsidDel="00000000" w:rsidR="00000000" w:rsidRPr="00000000">
        <w:rPr>
          <w:rtl w:val="0"/>
        </w:rPr>
      </w:r>
    </w:p>
    <w:p w:rsidR="00000000" w:rsidDel="00000000" w:rsidP="00000000" w:rsidRDefault="00000000" w:rsidRPr="00000000" w14:paraId="00000062">
      <w:pPr>
        <w:rPr>
          <w:rFonts w:ascii="Lexend" w:cs="Lexend" w:eastAsia="Lexend" w:hAnsi="Lexend"/>
        </w:rPr>
      </w:pPr>
      <w:r w:rsidDel="00000000" w:rsidR="00000000" w:rsidRPr="00000000">
        <w:rPr>
          <w:rFonts w:ascii="Lexend" w:cs="Lexend" w:eastAsia="Lexend" w:hAnsi="Lexend"/>
          <w:rtl w:val="0"/>
        </w:rPr>
        <w:t xml:space="preserve">**Attention !** Les virgules dans les nombres sont des points !!!!!!!</w:t>
      </w:r>
    </w:p>
    <w:p w:rsidR="00000000" w:rsidDel="00000000" w:rsidP="00000000" w:rsidRDefault="00000000" w:rsidRPr="00000000" w14:paraId="00000063">
      <w:pPr>
        <w:rPr>
          <w:rFonts w:ascii="Lexend" w:cs="Lexend" w:eastAsia="Lexend" w:hAnsi="Lexend"/>
        </w:rPr>
      </w:pPr>
      <w:r w:rsidDel="00000000" w:rsidR="00000000" w:rsidRPr="00000000">
        <w:rPr>
          <w:rtl w:val="0"/>
        </w:rPr>
      </w:r>
    </w:p>
    <w:p w:rsidR="00000000" w:rsidDel="00000000" w:rsidP="00000000" w:rsidRDefault="00000000" w:rsidRPr="00000000" w14:paraId="0000006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65">
      <w:pPr>
        <w:rPr>
          <w:rFonts w:ascii="Lexend" w:cs="Lexend" w:eastAsia="Lexend" w:hAnsi="Lexend"/>
        </w:rPr>
      </w:pPr>
      <w:r w:rsidDel="00000000" w:rsidR="00000000" w:rsidRPr="00000000">
        <w:rPr>
          <w:rtl w:val="0"/>
        </w:rPr>
      </w:r>
    </w:p>
    <w:p w:rsidR="00000000" w:rsidDel="00000000" w:rsidP="00000000" w:rsidRDefault="00000000" w:rsidRPr="00000000" w14:paraId="00000066">
      <w:pPr>
        <w:rPr>
          <w:rFonts w:ascii="Lexend" w:cs="Lexend" w:eastAsia="Lexend" w:hAnsi="Lexend"/>
        </w:rPr>
      </w:pPr>
      <w:r w:rsidDel="00000000" w:rsidR="00000000" w:rsidRPr="00000000">
        <w:rPr>
          <w:rFonts w:ascii="Lexend" w:cs="Lexend" w:eastAsia="Lexend" w:hAnsi="Lexend"/>
          <w:rtl w:val="0"/>
        </w:rPr>
        <w:t xml:space="preserve">***Str (string) - chaîne de caractères*** : tout ce qui est mots ou utilisation de caractères sont des chaînes de caractères et doivent être entre guillemets ! </w:t>
      </w:r>
    </w:p>
    <w:p w:rsidR="00000000" w:rsidDel="00000000" w:rsidP="00000000" w:rsidRDefault="00000000" w:rsidRPr="00000000" w14:paraId="00000067">
      <w:pPr>
        <w:rPr>
          <w:rFonts w:ascii="Lexend" w:cs="Lexend" w:eastAsia="Lexend" w:hAnsi="Lexend"/>
        </w:rPr>
      </w:pPr>
      <w:r w:rsidDel="00000000" w:rsidR="00000000" w:rsidRPr="00000000">
        <w:rPr>
          <w:rtl w:val="0"/>
        </w:rPr>
      </w:r>
    </w:p>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tl w:val="0"/>
        </w:rPr>
        <w:t xml:space="preserve">*Exemple* : "bonjour" est une chaîne de caractères mais attention, bonjour ne l'est pas !!!</w:t>
      </w:r>
    </w:p>
    <w:p w:rsidR="00000000" w:rsidDel="00000000" w:rsidP="00000000" w:rsidRDefault="00000000" w:rsidRPr="00000000" w14:paraId="00000069">
      <w:pPr>
        <w:rPr>
          <w:rFonts w:ascii="Lexend" w:cs="Lexend" w:eastAsia="Lexend" w:hAnsi="Lexend"/>
        </w:rPr>
      </w:pPr>
      <w:r w:rsidDel="00000000" w:rsidR="00000000" w:rsidRPr="00000000">
        <w:rPr>
          <w:rtl w:val="0"/>
        </w:rPr>
      </w:r>
    </w:p>
    <w:p w:rsidR="00000000" w:rsidDel="00000000" w:rsidP="00000000" w:rsidRDefault="00000000" w:rsidRPr="00000000" w14:paraId="0000006A">
      <w:pPr>
        <w:rPr>
          <w:rFonts w:ascii="Lexend" w:cs="Lexend" w:eastAsia="Lexend" w:hAnsi="Lexend"/>
        </w:rPr>
      </w:pPr>
      <w:r w:rsidDel="00000000" w:rsidR="00000000" w:rsidRPr="00000000">
        <w:rPr>
          <w:rFonts w:ascii="Lexend" w:cs="Lexend" w:eastAsia="Lexend" w:hAnsi="Lexend"/>
          <w:rtl w:val="0"/>
        </w:rPr>
        <w:t xml:space="preserve">On peut mettre des majuscules, des minuscules, des caractères spéciaux et des espaces mais tout doit être entre guillemets. </w:t>
      </w:r>
    </w:p>
    <w:p w:rsidR="00000000" w:rsidDel="00000000" w:rsidP="00000000" w:rsidRDefault="00000000" w:rsidRPr="00000000" w14:paraId="0000006B">
      <w:pPr>
        <w:rPr>
          <w:rFonts w:ascii="Lexend" w:cs="Lexend" w:eastAsia="Lexend" w:hAnsi="Lexend"/>
        </w:rPr>
      </w:pPr>
      <w:r w:rsidDel="00000000" w:rsidR="00000000" w:rsidRPr="00000000">
        <w:rPr>
          <w:rtl w:val="0"/>
        </w:rPr>
      </w:r>
    </w:p>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*Exemple* : 'Salut tout le monde' est une chaîne de caractères, de même que " Salut :), j'adore python et toi ?"</w:t>
      </w:r>
    </w:p>
    <w:p w:rsidR="00000000" w:rsidDel="00000000" w:rsidP="00000000" w:rsidRDefault="00000000" w:rsidRPr="00000000" w14:paraId="0000006D">
      <w:pPr>
        <w:rPr>
          <w:rFonts w:ascii="Lexend" w:cs="Lexend" w:eastAsia="Lexend" w:hAnsi="Lexend"/>
        </w:rPr>
      </w:pPr>
      <w:r w:rsidDel="00000000" w:rsidR="00000000" w:rsidRPr="00000000">
        <w:rPr>
          <w:rtl w:val="0"/>
        </w:rPr>
      </w:r>
    </w:p>
    <w:p w:rsidR="00000000" w:rsidDel="00000000" w:rsidP="00000000" w:rsidRDefault="00000000" w:rsidRPr="00000000" w14:paraId="0000006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6F">
      <w:pPr>
        <w:rPr>
          <w:rFonts w:ascii="Lexend" w:cs="Lexend" w:eastAsia="Lexend" w:hAnsi="Lexend"/>
        </w:rPr>
      </w:pPr>
      <w:r w:rsidDel="00000000" w:rsidR="00000000" w:rsidRPr="00000000">
        <w:rPr>
          <w:rtl w:val="0"/>
        </w:rPr>
      </w:r>
    </w:p>
    <w:p w:rsidR="00000000" w:rsidDel="00000000" w:rsidP="00000000" w:rsidRDefault="00000000" w:rsidRPr="00000000" w14:paraId="00000070">
      <w:pPr>
        <w:rPr>
          <w:rFonts w:ascii="Lexend" w:cs="Lexend" w:eastAsia="Lexend" w:hAnsi="Lexend"/>
        </w:rPr>
      </w:pPr>
      <w:r w:rsidDel="00000000" w:rsidR="00000000" w:rsidRPr="00000000">
        <w:rPr>
          <w:rFonts w:ascii="Lexend" w:cs="Lexend" w:eastAsia="Lexend" w:hAnsi="Lexend"/>
          <w:rtl w:val="0"/>
        </w:rPr>
        <w:t xml:space="preserve">***Bool - booléens*** : ce sont les variables True et False, qui signifient respectivement vrai et faux.</w:t>
      </w:r>
    </w:p>
    <w:p w:rsidR="00000000" w:rsidDel="00000000" w:rsidP="00000000" w:rsidRDefault="00000000" w:rsidRPr="00000000" w14:paraId="00000071">
      <w:pPr>
        <w:rPr>
          <w:rFonts w:ascii="Lexend" w:cs="Lexend" w:eastAsia="Lexend" w:hAnsi="Lexend"/>
        </w:rPr>
      </w:pPr>
      <w:r w:rsidDel="00000000" w:rsidR="00000000" w:rsidRPr="00000000">
        <w:rPr>
          <w:rtl w:val="0"/>
        </w:rPr>
      </w:r>
    </w:p>
    <w:p w:rsidR="00000000" w:rsidDel="00000000" w:rsidP="00000000" w:rsidRDefault="00000000" w:rsidRPr="00000000" w14:paraId="00000072">
      <w:pPr>
        <w:rPr>
          <w:rFonts w:ascii="Lexend" w:cs="Lexend" w:eastAsia="Lexend" w:hAnsi="Lexend"/>
        </w:rPr>
      </w:pPr>
      <w:r w:rsidDel="00000000" w:rsidR="00000000" w:rsidRPr="00000000">
        <w:rPr>
          <w:rFonts w:ascii="Lexend" w:cs="Lexend" w:eastAsia="Lexend" w:hAnsi="Lexend"/>
          <w:rtl w:val="0"/>
        </w:rPr>
        <w:t xml:space="preserve">Ce type est un peu spécial parce qu'en plus des valeurs True et False, _un 1 est associé True et un 0 est associé à False._ Vous vous dites peut-être que ce type n'a pas l'air très utile mais c'est tout le contraire !! On verra plus tard l'utilité de ce type très important !!</w:t>
      </w:r>
    </w:p>
    <w:p w:rsidR="00000000" w:rsidDel="00000000" w:rsidP="00000000" w:rsidRDefault="00000000" w:rsidRPr="00000000" w14:paraId="00000073">
      <w:pPr>
        <w:rPr>
          <w:rFonts w:ascii="Lexend" w:cs="Lexend" w:eastAsia="Lexend" w:hAnsi="Lexend"/>
        </w:rPr>
      </w:pPr>
      <w:r w:rsidDel="00000000" w:rsidR="00000000" w:rsidRPr="00000000">
        <w:rPr>
          <w:rtl w:val="0"/>
        </w:rPr>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75">
      <w:pPr>
        <w:rPr>
          <w:rFonts w:ascii="Lexend" w:cs="Lexend" w:eastAsia="Lexend" w:hAnsi="Lexend"/>
        </w:rPr>
      </w:pPr>
      <w:r w:rsidDel="00000000" w:rsidR="00000000" w:rsidRPr="00000000">
        <w:rPr>
          <w:rtl w:val="0"/>
        </w:rPr>
      </w:r>
    </w:p>
    <w:p w:rsidR="00000000" w:rsidDel="00000000" w:rsidP="00000000" w:rsidRDefault="00000000" w:rsidRPr="00000000" w14:paraId="00000076">
      <w:pPr>
        <w:rPr>
          <w:rFonts w:ascii="Lexend" w:cs="Lexend" w:eastAsia="Lexend" w:hAnsi="Lexend"/>
        </w:rPr>
      </w:pPr>
      <w:r w:rsidDel="00000000" w:rsidR="00000000" w:rsidRPr="00000000">
        <w:rPr>
          <w:rFonts w:ascii="Lexend" w:cs="Lexend" w:eastAsia="Lexend" w:hAnsi="Lexend"/>
          <w:rtl w:val="0"/>
        </w:rPr>
        <w:t xml:space="preserve">## II/ Pour aller plus loin</w:t>
      </w:r>
    </w:p>
    <w:p w:rsidR="00000000" w:rsidDel="00000000" w:rsidP="00000000" w:rsidRDefault="00000000" w:rsidRPr="00000000" w14:paraId="00000077">
      <w:pPr>
        <w:rPr>
          <w:rFonts w:ascii="Lexend" w:cs="Lexend" w:eastAsia="Lexend" w:hAnsi="Lexend"/>
        </w:rPr>
      </w:pPr>
      <w:r w:rsidDel="00000000" w:rsidR="00000000" w:rsidRPr="00000000">
        <w:rPr>
          <w:rtl w:val="0"/>
        </w:rPr>
      </w:r>
    </w:p>
    <w:p w:rsidR="00000000" w:rsidDel="00000000" w:rsidP="00000000" w:rsidRDefault="00000000" w:rsidRPr="00000000" w14:paraId="00000078">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79">
      <w:pPr>
        <w:rPr>
          <w:rFonts w:ascii="Lexend" w:cs="Lexend" w:eastAsia="Lexend" w:hAnsi="Lexend"/>
        </w:rPr>
      </w:pPr>
      <w:r w:rsidDel="00000000" w:rsidR="00000000" w:rsidRPr="00000000">
        <w:rPr>
          <w:rtl w:val="0"/>
        </w:rPr>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rtl w:val="0"/>
        </w:rPr>
        <w:t xml:space="preserve">**POUR ALLER PLUS LOIN :** </w:t>
      </w:r>
    </w:p>
    <w:p w:rsidR="00000000" w:rsidDel="00000000" w:rsidP="00000000" w:rsidRDefault="00000000" w:rsidRPr="00000000" w14:paraId="0000007B">
      <w:pPr>
        <w:rPr>
          <w:rFonts w:ascii="Lexend" w:cs="Lexend" w:eastAsia="Lexend" w:hAnsi="Lexend"/>
        </w:rPr>
      </w:pPr>
      <w:r w:rsidDel="00000000" w:rsidR="00000000" w:rsidRPr="00000000">
        <w:rPr>
          <w:rtl w:val="0"/>
        </w:rPr>
      </w:r>
    </w:p>
    <w:p w:rsidR="00000000" w:rsidDel="00000000" w:rsidP="00000000" w:rsidRDefault="00000000" w:rsidRPr="00000000" w14:paraId="0000007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7D">
      <w:pPr>
        <w:rPr>
          <w:rFonts w:ascii="Lexend" w:cs="Lexend" w:eastAsia="Lexend" w:hAnsi="Lexend"/>
        </w:rPr>
      </w:pPr>
      <w:r w:rsidDel="00000000" w:rsidR="00000000" w:rsidRPr="00000000">
        <w:rPr>
          <w:rtl w:val="0"/>
        </w:rPr>
      </w:r>
    </w:p>
    <w:p w:rsidR="00000000" w:rsidDel="00000000" w:rsidP="00000000" w:rsidRDefault="00000000" w:rsidRPr="00000000" w14:paraId="0000007E">
      <w:pPr>
        <w:rPr>
          <w:rFonts w:ascii="Lexend" w:cs="Lexend" w:eastAsia="Lexend" w:hAnsi="Lexend"/>
        </w:rPr>
      </w:pPr>
      <w:r w:rsidDel="00000000" w:rsidR="00000000" w:rsidRPr="00000000">
        <w:rPr>
          <w:rFonts w:ascii="Lexend" w:cs="Lexend" w:eastAsia="Lexend" w:hAnsi="Lexend"/>
          <w:rtl w:val="0"/>
        </w:rPr>
        <w:t xml:space="preserve">-   ***List - liste*** : ce type aura un chapitre entier tellement il est utile et intéressant ! Une liste est comme on peut le comprendre, une liste d'éléments de n'importe quel type. Il est représenté entre crochet et les éléments sont séparés par des virgules.</w:t>
      </w:r>
    </w:p>
    <w:p w:rsidR="00000000" w:rsidDel="00000000" w:rsidP="00000000" w:rsidRDefault="00000000" w:rsidRPr="00000000" w14:paraId="0000007F">
      <w:pPr>
        <w:rPr>
          <w:rFonts w:ascii="Lexend" w:cs="Lexend" w:eastAsia="Lexend" w:hAnsi="Lexend"/>
        </w:rPr>
      </w:pPr>
      <w:r w:rsidDel="00000000" w:rsidR="00000000" w:rsidRPr="00000000">
        <w:rPr>
          <w:rtl w:val="0"/>
        </w:rPr>
      </w:r>
    </w:p>
    <w:p w:rsidR="00000000" w:rsidDel="00000000" w:rsidP="00000000" w:rsidRDefault="00000000" w:rsidRPr="00000000" w14:paraId="00000080">
      <w:pPr>
        <w:rPr>
          <w:rFonts w:ascii="Lexend" w:cs="Lexend" w:eastAsia="Lexend" w:hAnsi="Lexend"/>
        </w:rPr>
      </w:pPr>
      <w:r w:rsidDel="00000000" w:rsidR="00000000" w:rsidRPr="00000000">
        <w:rPr>
          <w:rFonts w:ascii="Lexend" w:cs="Lexend" w:eastAsia="Lexend" w:hAnsi="Lexend"/>
          <w:rtl w:val="0"/>
        </w:rPr>
        <w:t xml:space="preserve">*Exemple* : \[3,5\], \["Adidas ou Nike ?"\], \[True, 45, \["perso Adidas"\]\] sont des listes</w:t>
      </w:r>
    </w:p>
    <w:p w:rsidR="00000000" w:rsidDel="00000000" w:rsidP="00000000" w:rsidRDefault="00000000" w:rsidRPr="00000000" w14:paraId="00000081">
      <w:pPr>
        <w:rPr>
          <w:rFonts w:ascii="Lexend" w:cs="Lexend" w:eastAsia="Lexend" w:hAnsi="Lexend"/>
        </w:rPr>
      </w:pPr>
      <w:r w:rsidDel="00000000" w:rsidR="00000000" w:rsidRPr="00000000">
        <w:rPr>
          <w:rtl w:val="0"/>
        </w:rPr>
      </w:r>
    </w:p>
    <w:p w:rsidR="00000000" w:rsidDel="00000000" w:rsidP="00000000" w:rsidRDefault="00000000" w:rsidRPr="00000000" w14:paraId="00000082">
      <w:pPr>
        <w:rPr>
          <w:rFonts w:ascii="Lexend" w:cs="Lexend" w:eastAsia="Lexend" w:hAnsi="Lexend"/>
        </w:rPr>
      </w:pPr>
      <w:r w:rsidDel="00000000" w:rsidR="00000000" w:rsidRPr="00000000">
        <w:rPr>
          <w:rFonts w:ascii="Lexend" w:cs="Lexend" w:eastAsia="Lexend" w:hAnsi="Lexend"/>
          <w:rtl w:val="0"/>
        </w:rPr>
        <w:t xml:space="preserve">Pour le moment, nous ne vous en dirons pas plus ! </w:t>
      </w:r>
    </w:p>
    <w:p w:rsidR="00000000" w:rsidDel="00000000" w:rsidP="00000000" w:rsidRDefault="00000000" w:rsidRPr="00000000" w14:paraId="00000083">
      <w:pPr>
        <w:rPr>
          <w:rFonts w:ascii="Lexend" w:cs="Lexend" w:eastAsia="Lexend" w:hAnsi="Lexend"/>
        </w:rPr>
      </w:pPr>
      <w:r w:rsidDel="00000000" w:rsidR="00000000" w:rsidRPr="00000000">
        <w:rPr>
          <w:rtl w:val="0"/>
        </w:rPr>
      </w:r>
    </w:p>
    <w:p w:rsidR="00000000" w:rsidDel="00000000" w:rsidP="00000000" w:rsidRDefault="00000000" w:rsidRPr="00000000" w14:paraId="0000008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85">
      <w:pPr>
        <w:rPr>
          <w:rFonts w:ascii="Lexend" w:cs="Lexend" w:eastAsia="Lexend" w:hAnsi="Lexend"/>
        </w:rPr>
      </w:pPr>
      <w:r w:rsidDel="00000000" w:rsidR="00000000" w:rsidRPr="00000000">
        <w:rPr>
          <w:rtl w:val="0"/>
        </w:rPr>
      </w:r>
    </w:p>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rtl w:val="0"/>
        </w:rPr>
        <w:t xml:space="preserve">-   ***Dict - dictionnaires*** : vous verrez également ce type en détail un peu plus tard. Pour résumer rapidement, un dictionnaire permet de ranger des objets (entiers, flottants…) de sorte à ce qu’on puisse les retrouver rapidement. Comme dans un dictionnaire ( le gros livre avec plein de mots et pas le type), lorsqu'on cherche un mot appelé clé, on reçoit une définition qui est la valeur associée.</w:t>
      </w:r>
    </w:p>
    <w:p w:rsidR="00000000" w:rsidDel="00000000" w:rsidP="00000000" w:rsidRDefault="00000000" w:rsidRPr="00000000" w14:paraId="00000087">
      <w:pPr>
        <w:rPr>
          <w:rFonts w:ascii="Lexend" w:cs="Lexend" w:eastAsia="Lexend" w:hAnsi="Lexend"/>
        </w:rPr>
      </w:pPr>
      <w:r w:rsidDel="00000000" w:rsidR="00000000" w:rsidRPr="00000000">
        <w:rPr>
          <w:rtl w:val="0"/>
        </w:rPr>
      </w:r>
    </w:p>
    <w:p w:rsidR="00000000" w:rsidDel="00000000" w:rsidP="00000000" w:rsidRDefault="00000000" w:rsidRPr="00000000" w14:paraId="00000088">
      <w:pPr>
        <w:rPr>
          <w:rFonts w:ascii="Lexend" w:cs="Lexend" w:eastAsia="Lexend" w:hAnsi="Lexend"/>
        </w:rPr>
      </w:pPr>
      <w:r w:rsidDel="00000000" w:rsidR="00000000" w:rsidRPr="00000000">
        <w:rPr>
          <w:rFonts w:ascii="Lexend" w:cs="Lexend" w:eastAsia="Lexend" w:hAnsi="Lexend"/>
          <w:rtl w:val="0"/>
        </w:rPr>
        <w:t xml:space="preserve">Ce type se présente dans des accolades comme suit : {clé1 : valeur1 , clé2 : valeur2}</w:t>
      </w:r>
    </w:p>
    <w:p w:rsidR="00000000" w:rsidDel="00000000" w:rsidP="00000000" w:rsidRDefault="00000000" w:rsidRPr="00000000" w14:paraId="00000089">
      <w:pPr>
        <w:rPr>
          <w:rFonts w:ascii="Lexend" w:cs="Lexend" w:eastAsia="Lexend" w:hAnsi="Lexend"/>
        </w:rPr>
      </w:pPr>
      <w:r w:rsidDel="00000000" w:rsidR="00000000" w:rsidRPr="00000000">
        <w:rPr>
          <w:rtl w:val="0"/>
        </w:rPr>
      </w:r>
    </w:p>
    <w:p w:rsidR="00000000" w:rsidDel="00000000" w:rsidP="00000000" w:rsidRDefault="00000000" w:rsidRPr="00000000" w14:paraId="0000008A">
      <w:pPr>
        <w:rPr>
          <w:rFonts w:ascii="Lexend" w:cs="Lexend" w:eastAsia="Lexend" w:hAnsi="Lexend"/>
        </w:rPr>
      </w:pPr>
      <w:r w:rsidDel="00000000" w:rsidR="00000000" w:rsidRPr="00000000">
        <w:rPr>
          <w:rFonts w:ascii="Lexend" w:cs="Lexend" w:eastAsia="Lexend" w:hAnsi="Lexend"/>
          <w:rtl w:val="0"/>
        </w:rPr>
        <w:t xml:space="preserve">*Exemple* : {"écurie 1" : \[\], "écurie 2":\[\]}</w:t>
      </w:r>
    </w:p>
    <w:p w:rsidR="00000000" w:rsidDel="00000000" w:rsidP="00000000" w:rsidRDefault="00000000" w:rsidRPr="00000000" w14:paraId="0000008B">
      <w:pPr>
        <w:rPr>
          <w:rFonts w:ascii="Lexend" w:cs="Lexend" w:eastAsia="Lexend" w:hAnsi="Lexend"/>
        </w:rPr>
      </w:pPr>
      <w:r w:rsidDel="00000000" w:rsidR="00000000" w:rsidRPr="00000000">
        <w:rPr>
          <w:rtl w:val="0"/>
        </w:rPr>
      </w:r>
    </w:p>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8D">
      <w:pPr>
        <w:rPr>
          <w:rFonts w:ascii="Lexend" w:cs="Lexend" w:eastAsia="Lexend" w:hAnsi="Lexend"/>
        </w:rPr>
      </w:pPr>
      <w:r w:rsidDel="00000000" w:rsidR="00000000" w:rsidRPr="00000000">
        <w:rPr>
          <w:rtl w:val="0"/>
        </w:rPr>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Il existe davantage de types comme les tuples ou les tableaux mais nous verrons cela dans la section pour aller plus loin ou dans le futur ...</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91">
      <w:pPr>
        <w:rPr>
          <w:rFonts w:ascii="Lexend" w:cs="Lexend" w:eastAsia="Lexend" w:hAnsi="Lexend"/>
        </w:rPr>
      </w:pPr>
      <w:r w:rsidDel="00000000" w:rsidR="00000000" w:rsidRPr="00000000">
        <w:rPr>
          <w:rtl w:val="0"/>
        </w:rPr>
      </w:r>
    </w:p>
    <w:p w:rsidR="00000000" w:rsidDel="00000000" w:rsidP="00000000" w:rsidRDefault="00000000" w:rsidRPr="00000000" w14:paraId="00000092">
      <w:pPr>
        <w:rPr>
          <w:rFonts w:ascii="Lexend" w:cs="Lexend" w:eastAsia="Lexend" w:hAnsi="Lexend"/>
        </w:rPr>
      </w:pPr>
      <w:r w:rsidDel="00000000" w:rsidR="00000000" w:rsidRPr="00000000">
        <w:rPr>
          <w:rFonts w:ascii="Lexend" w:cs="Lexend" w:eastAsia="Lexend" w:hAnsi="Lexend"/>
          <w:rtl w:val="0"/>
        </w:rPr>
        <w:t xml:space="preserve">**EXERCICES** : </w:t>
      </w:r>
    </w:p>
    <w:p w:rsidR="00000000" w:rsidDel="00000000" w:rsidP="00000000" w:rsidRDefault="00000000" w:rsidRPr="00000000" w14:paraId="00000093">
      <w:pPr>
        <w:rPr>
          <w:rFonts w:ascii="Lexend" w:cs="Lexend" w:eastAsia="Lexend" w:hAnsi="Lexend"/>
        </w:rPr>
      </w:pPr>
      <w:r w:rsidDel="00000000" w:rsidR="00000000" w:rsidRPr="00000000">
        <w:rPr>
          <w:rtl w:val="0"/>
        </w:rPr>
      </w:r>
    </w:p>
    <w:p w:rsidR="00000000" w:rsidDel="00000000" w:rsidP="00000000" w:rsidRDefault="00000000" w:rsidRPr="00000000" w14:paraId="0000009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95">
      <w:pPr>
        <w:rPr>
          <w:rFonts w:ascii="Lexend" w:cs="Lexend" w:eastAsia="Lexend" w:hAnsi="Lexend"/>
        </w:rPr>
      </w:pPr>
      <w:r w:rsidDel="00000000" w:rsidR="00000000" w:rsidRPr="00000000">
        <w:rPr>
          <w:rtl w:val="0"/>
        </w:rPr>
      </w:r>
    </w:p>
    <w:p w:rsidR="00000000" w:rsidDel="00000000" w:rsidP="00000000" w:rsidRDefault="00000000" w:rsidRPr="00000000" w14:paraId="00000096">
      <w:pPr>
        <w:rPr>
          <w:rFonts w:ascii="Lexend" w:cs="Lexend" w:eastAsia="Lexend" w:hAnsi="Lexend"/>
        </w:rPr>
      </w:pPr>
      <w:r w:rsidDel="00000000" w:rsidR="00000000" w:rsidRPr="00000000">
        <w:rPr>
          <w:rFonts w:ascii="Lexend" w:cs="Lexend" w:eastAsia="Lexend" w:hAnsi="Lexend"/>
          <w:rtl w:val="0"/>
        </w:rPr>
        <w:t xml:space="preserve">Exercice 1 : **Quel type ?**</w:t>
      </w:r>
    </w:p>
    <w:p w:rsidR="00000000" w:rsidDel="00000000" w:rsidP="00000000" w:rsidRDefault="00000000" w:rsidRPr="00000000" w14:paraId="00000097">
      <w:pPr>
        <w:rPr>
          <w:rFonts w:ascii="Lexend" w:cs="Lexend" w:eastAsia="Lexend" w:hAnsi="Lexend"/>
        </w:rPr>
      </w:pPr>
      <w:r w:rsidDel="00000000" w:rsidR="00000000" w:rsidRPr="00000000">
        <w:rPr>
          <w:rtl w:val="0"/>
        </w:rPr>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 xml:space="preserve">1\. 56.68</w:t>
      </w:r>
    </w:p>
    <w:p w:rsidR="00000000" w:rsidDel="00000000" w:rsidP="00000000" w:rsidRDefault="00000000" w:rsidRPr="00000000" w14:paraId="00000099">
      <w:pPr>
        <w:rPr>
          <w:rFonts w:ascii="Lexend" w:cs="Lexend" w:eastAsia="Lexend" w:hAnsi="Lexend"/>
        </w:rPr>
      </w:pPr>
      <w:r w:rsidDel="00000000" w:rsidR="00000000" w:rsidRPr="00000000">
        <w:rPr>
          <w:rtl w:val="0"/>
        </w:rPr>
      </w:r>
    </w:p>
    <w:p w:rsidR="00000000" w:rsidDel="00000000" w:rsidP="00000000" w:rsidRDefault="00000000" w:rsidRPr="00000000" w14:paraId="0000009A">
      <w:pPr>
        <w:rPr>
          <w:rFonts w:ascii="Lexend" w:cs="Lexend" w:eastAsia="Lexend" w:hAnsi="Lexend"/>
        </w:rPr>
      </w:pPr>
      <w:r w:rsidDel="00000000" w:rsidR="00000000" w:rsidRPr="00000000">
        <w:rPr>
          <w:rFonts w:ascii="Lexend" w:cs="Lexend" w:eastAsia="Lexend" w:hAnsi="Lexend"/>
          <w:rtl w:val="0"/>
        </w:rPr>
        <w:t xml:space="preserve">2\. False</w:t>
      </w:r>
    </w:p>
    <w:p w:rsidR="00000000" w:rsidDel="00000000" w:rsidP="00000000" w:rsidRDefault="00000000" w:rsidRPr="00000000" w14:paraId="0000009B">
      <w:pPr>
        <w:rPr>
          <w:rFonts w:ascii="Lexend" w:cs="Lexend" w:eastAsia="Lexend" w:hAnsi="Lexend"/>
        </w:rPr>
      </w:pPr>
      <w:r w:rsidDel="00000000" w:rsidR="00000000" w:rsidRPr="00000000">
        <w:rPr>
          <w:rtl w:val="0"/>
        </w:rPr>
      </w:r>
    </w:p>
    <w:p w:rsidR="00000000" w:rsidDel="00000000" w:rsidP="00000000" w:rsidRDefault="00000000" w:rsidRPr="00000000" w14:paraId="0000009C">
      <w:pPr>
        <w:rPr>
          <w:rFonts w:ascii="Lexend" w:cs="Lexend" w:eastAsia="Lexend" w:hAnsi="Lexend"/>
        </w:rPr>
      </w:pPr>
      <w:r w:rsidDel="00000000" w:rsidR="00000000" w:rsidRPr="00000000">
        <w:rPr>
          <w:rFonts w:ascii="Lexend" w:cs="Lexend" w:eastAsia="Lexend" w:hAnsi="Lexend"/>
          <w:rtl w:val="0"/>
        </w:rPr>
        <w:t xml:space="preserve">3\. 0</w:t>
      </w:r>
    </w:p>
    <w:p w:rsidR="00000000" w:rsidDel="00000000" w:rsidP="00000000" w:rsidRDefault="00000000" w:rsidRPr="00000000" w14:paraId="0000009D">
      <w:pPr>
        <w:rPr>
          <w:rFonts w:ascii="Lexend" w:cs="Lexend" w:eastAsia="Lexend" w:hAnsi="Lexend"/>
        </w:rPr>
      </w:pPr>
      <w:r w:rsidDel="00000000" w:rsidR="00000000" w:rsidRPr="00000000">
        <w:rPr>
          <w:rtl w:val="0"/>
        </w:rPr>
      </w:r>
    </w:p>
    <w:p w:rsidR="00000000" w:rsidDel="00000000" w:rsidP="00000000" w:rsidRDefault="00000000" w:rsidRPr="00000000" w14:paraId="0000009E">
      <w:pPr>
        <w:rPr>
          <w:rFonts w:ascii="Lexend" w:cs="Lexend" w:eastAsia="Lexend" w:hAnsi="Lexend"/>
        </w:rPr>
      </w:pPr>
      <w:r w:rsidDel="00000000" w:rsidR="00000000" w:rsidRPr="00000000">
        <w:rPr>
          <w:rFonts w:ascii="Lexend" w:cs="Lexend" w:eastAsia="Lexend" w:hAnsi="Lexend"/>
          <w:rtl w:val="0"/>
        </w:rPr>
        <w:t xml:space="preserve">4\. "Vous avez aimé le cours ?"</w:t>
      </w:r>
    </w:p>
    <w:p w:rsidR="00000000" w:rsidDel="00000000" w:rsidP="00000000" w:rsidRDefault="00000000" w:rsidRPr="00000000" w14:paraId="0000009F">
      <w:pPr>
        <w:rPr>
          <w:rFonts w:ascii="Lexend" w:cs="Lexend" w:eastAsia="Lexend" w:hAnsi="Lexend"/>
        </w:rPr>
      </w:pPr>
      <w:r w:rsidDel="00000000" w:rsidR="00000000" w:rsidRPr="00000000">
        <w:rPr>
          <w:rtl w:val="0"/>
        </w:rPr>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tl w:val="0"/>
        </w:rPr>
        <w:t xml:space="preserve">5.  {"Thaïs" : "n'oubliez pas le pouce bleu :)" }</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rPr>
          <w:rFonts w:ascii="Lexend" w:cs="Lexend" w:eastAsia="Lexend" w:hAnsi="Lexend"/>
        </w:rPr>
      </w:pPr>
      <w:r w:rsidDel="00000000" w:rsidR="00000000" w:rsidRPr="00000000">
        <w:rPr>
          <w:rFonts w:ascii="Lexend" w:cs="Lexend" w:eastAsia="Lexend" w:hAnsi="Lexend"/>
          <w:rtl w:val="0"/>
        </w:rPr>
        <w:t xml:space="preserve">6.  \[1,2,5\]</w:t>
      </w:r>
    </w:p>
    <w:p w:rsidR="00000000" w:rsidDel="00000000" w:rsidP="00000000" w:rsidRDefault="00000000" w:rsidRPr="00000000" w14:paraId="000000A3">
      <w:pPr>
        <w:rPr>
          <w:rFonts w:ascii="Lexend" w:cs="Lexend" w:eastAsia="Lexend" w:hAnsi="Lexend"/>
        </w:rPr>
      </w:pPr>
      <w:r w:rsidDel="00000000" w:rsidR="00000000" w:rsidRPr="00000000">
        <w:rPr>
          <w:rtl w:val="0"/>
        </w:rPr>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7.  Piège</w:t>
      </w:r>
    </w:p>
    <w:p w:rsidR="00000000" w:rsidDel="00000000" w:rsidP="00000000" w:rsidRDefault="00000000" w:rsidRPr="00000000" w14:paraId="000000A5">
      <w:pPr>
        <w:rPr>
          <w:rFonts w:ascii="Lexend" w:cs="Lexend" w:eastAsia="Lexend" w:hAnsi="Lexend"/>
        </w:rPr>
      </w:pPr>
      <w:r w:rsidDel="00000000" w:rsidR="00000000" w:rsidRPr="00000000">
        <w:rPr>
          <w:rtl w:val="0"/>
        </w:rPr>
      </w:r>
    </w:p>
    <w:p w:rsidR="00000000" w:rsidDel="00000000" w:rsidP="00000000" w:rsidRDefault="00000000" w:rsidRPr="00000000" w14:paraId="000000A6">
      <w:pPr>
        <w:rPr>
          <w:rFonts w:ascii="Lexend" w:cs="Lexend" w:eastAsia="Lexend" w:hAnsi="Lexend"/>
        </w:rPr>
      </w:pPr>
      <w:r w:rsidDel="00000000" w:rsidR="00000000" w:rsidRPr="00000000">
        <w:rPr>
          <w:rFonts w:ascii="Lexend" w:cs="Lexend" w:eastAsia="Lexend" w:hAnsi="Lexend"/>
          <w:rtl w:val="0"/>
        </w:rPr>
        <w:t xml:space="preserve">8.  18</w:t>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A9">
      <w:pPr>
        <w:rPr>
          <w:rFonts w:ascii="Lexend" w:cs="Lexend" w:eastAsia="Lexend" w:hAnsi="Lexend"/>
        </w:rPr>
      </w:pPr>
      <w:r w:rsidDel="00000000" w:rsidR="00000000" w:rsidRPr="00000000">
        <w:rPr>
          <w:rtl w:val="0"/>
        </w:rPr>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 III/ Quel rapport avec les variables ?</w:t>
      </w:r>
    </w:p>
    <w:p w:rsidR="00000000" w:rsidDel="00000000" w:rsidP="00000000" w:rsidRDefault="00000000" w:rsidRPr="00000000" w14:paraId="000000AB">
      <w:pPr>
        <w:rPr>
          <w:rFonts w:ascii="Lexend" w:cs="Lexend" w:eastAsia="Lexend" w:hAnsi="Lexend"/>
        </w:rPr>
      </w:pPr>
      <w:r w:rsidDel="00000000" w:rsidR="00000000" w:rsidRPr="00000000">
        <w:rPr>
          <w:rtl w:val="0"/>
        </w:rPr>
      </w:r>
    </w:p>
    <w:p w:rsidR="00000000" w:rsidDel="00000000" w:rsidP="00000000" w:rsidRDefault="00000000" w:rsidRPr="00000000" w14:paraId="000000A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AD">
      <w:pPr>
        <w:rPr>
          <w:rFonts w:ascii="Lexend" w:cs="Lexend" w:eastAsia="Lexend" w:hAnsi="Lexend"/>
        </w:rPr>
      </w:pPr>
      <w:r w:rsidDel="00000000" w:rsidR="00000000" w:rsidRPr="00000000">
        <w:rPr>
          <w:rtl w:val="0"/>
        </w:rPr>
      </w:r>
    </w:p>
    <w:p w:rsidR="00000000" w:rsidDel="00000000" w:rsidP="00000000" w:rsidRDefault="00000000" w:rsidRPr="00000000" w14:paraId="000000AE">
      <w:pPr>
        <w:rPr>
          <w:rFonts w:ascii="Lexend" w:cs="Lexend" w:eastAsia="Lexend" w:hAnsi="Lexend"/>
        </w:rPr>
      </w:pPr>
      <w:r w:rsidDel="00000000" w:rsidR="00000000" w:rsidRPr="00000000">
        <w:rPr>
          <w:rFonts w:ascii="Lexend" w:cs="Lexend" w:eastAsia="Lexend" w:hAnsi="Lexend"/>
          <w:rtl w:val="0"/>
        </w:rPr>
        <w:t xml:space="preserve">Dans le chapitre précédent, nous avons vu comment définir et initialiser une variable. Maintenant, nous savons qu'une variable peut être de types variés. </w:t>
      </w:r>
    </w:p>
    <w:p w:rsidR="00000000" w:rsidDel="00000000" w:rsidP="00000000" w:rsidRDefault="00000000" w:rsidRPr="00000000" w14:paraId="000000AF">
      <w:pPr>
        <w:rPr>
          <w:rFonts w:ascii="Lexend" w:cs="Lexend" w:eastAsia="Lexend" w:hAnsi="Lexend"/>
        </w:rPr>
      </w:pPr>
      <w:r w:rsidDel="00000000" w:rsidR="00000000" w:rsidRPr="00000000">
        <w:rPr>
          <w:rtl w:val="0"/>
        </w:rPr>
      </w:r>
    </w:p>
    <w:p w:rsidR="00000000" w:rsidDel="00000000" w:rsidP="00000000" w:rsidRDefault="00000000" w:rsidRPr="00000000" w14:paraId="000000B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1">
      <w:pPr>
        <w:rPr>
          <w:rFonts w:ascii="Lexend" w:cs="Lexend" w:eastAsia="Lexend" w:hAnsi="Lexend"/>
        </w:rPr>
      </w:pPr>
      <w:r w:rsidDel="00000000" w:rsidR="00000000" w:rsidRPr="00000000">
        <w:rPr>
          <w:rtl w:val="0"/>
        </w:rPr>
      </w:r>
    </w:p>
    <w:p w:rsidR="00000000" w:rsidDel="00000000" w:rsidP="00000000" w:rsidRDefault="00000000" w:rsidRPr="00000000" w14:paraId="000000B2">
      <w:pPr>
        <w:rPr>
          <w:rFonts w:ascii="Lexend" w:cs="Lexend" w:eastAsia="Lexend" w:hAnsi="Lexend"/>
        </w:rPr>
      </w:pPr>
      <w:r w:rsidDel="00000000" w:rsidR="00000000" w:rsidRPr="00000000">
        <w:rPr>
          <w:rFonts w:ascii="Lexend" w:cs="Lexend" w:eastAsia="Lexend" w:hAnsi="Lexend"/>
          <w:rtl w:val="0"/>
        </w:rPr>
        <w:t xml:space="preserve">**EXERCICE** : </w:t>
      </w:r>
    </w:p>
    <w:p w:rsidR="00000000" w:rsidDel="00000000" w:rsidP="00000000" w:rsidRDefault="00000000" w:rsidRPr="00000000" w14:paraId="000000B3">
      <w:pPr>
        <w:rPr>
          <w:rFonts w:ascii="Lexend" w:cs="Lexend" w:eastAsia="Lexend" w:hAnsi="Lexend"/>
        </w:rPr>
      </w:pPr>
      <w:r w:rsidDel="00000000" w:rsidR="00000000" w:rsidRPr="00000000">
        <w:rPr>
          <w:rtl w:val="0"/>
        </w:rPr>
      </w:r>
    </w:p>
    <w:p w:rsidR="00000000" w:rsidDel="00000000" w:rsidP="00000000" w:rsidRDefault="00000000" w:rsidRPr="00000000" w14:paraId="000000B4">
      <w:pPr>
        <w:rPr>
          <w:rFonts w:ascii="Lexend" w:cs="Lexend" w:eastAsia="Lexend" w:hAnsi="Lexend"/>
        </w:rPr>
      </w:pPr>
      <w:r w:rsidDel="00000000" w:rsidR="00000000" w:rsidRPr="00000000">
        <w:rPr>
          <w:rFonts w:ascii="Lexend" w:cs="Lexend" w:eastAsia="Lexend" w:hAnsi="Lexend"/>
          <w:rtl w:val="0"/>
        </w:rPr>
        <w:t xml:space="preserve">1\. Initialisez dans une variable nommé record\_de\_but, l'entier 34. Quelle est le nom "officiel" du type de la variable record\_de\_but ?</w:t>
      </w:r>
    </w:p>
    <w:p w:rsidR="00000000" w:rsidDel="00000000" w:rsidP="00000000" w:rsidRDefault="00000000" w:rsidRPr="00000000" w14:paraId="000000B5">
      <w:pPr>
        <w:rPr>
          <w:rFonts w:ascii="Lexend" w:cs="Lexend" w:eastAsia="Lexend" w:hAnsi="Lexend"/>
        </w:rPr>
      </w:pPr>
      <w:r w:rsidDel="00000000" w:rsidR="00000000" w:rsidRPr="00000000">
        <w:rPr>
          <w:rtl w:val="0"/>
        </w:rPr>
      </w:r>
    </w:p>
    <w:p w:rsidR="00000000" w:rsidDel="00000000" w:rsidP="00000000" w:rsidRDefault="00000000" w:rsidRPr="00000000" w14:paraId="000000B6">
      <w:pPr>
        <w:rPr>
          <w:rFonts w:ascii="Lexend" w:cs="Lexend" w:eastAsia="Lexend" w:hAnsi="Lexend"/>
        </w:rPr>
      </w:pPr>
      <w:r w:rsidDel="00000000" w:rsidR="00000000" w:rsidRPr="00000000">
        <w:rPr>
          <w:rFonts w:ascii="Lexend" w:cs="Lexend" w:eastAsia="Lexend" w:hAnsi="Lexend"/>
          <w:rtl w:val="0"/>
        </w:rPr>
        <w:t xml:space="preserve">2\. À présent, associé à la variable record\_de\_but, la valeur "non défini". Quel est à présent le type de la variable record\_de\_but ?</w:t>
      </w:r>
    </w:p>
    <w:p w:rsidR="00000000" w:rsidDel="00000000" w:rsidP="00000000" w:rsidRDefault="00000000" w:rsidRPr="00000000" w14:paraId="000000B7">
      <w:pPr>
        <w:rPr>
          <w:rFonts w:ascii="Lexend" w:cs="Lexend" w:eastAsia="Lexend" w:hAnsi="Lexend"/>
        </w:rPr>
      </w:pPr>
      <w:r w:rsidDel="00000000" w:rsidR="00000000" w:rsidRPr="00000000">
        <w:rPr>
          <w:rtl w:val="0"/>
        </w:rPr>
      </w:r>
    </w:p>
    <w:p w:rsidR="00000000" w:rsidDel="00000000" w:rsidP="00000000" w:rsidRDefault="00000000" w:rsidRPr="00000000" w14:paraId="000000B8">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9">
      <w:pPr>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rtl w:val="0"/>
        </w:rPr>
        <w:t xml:space="preserve">Dans cet exercice, on a pu remarquer que les variables ne sont pas limitées par le type. La boîte que représente la variable n'est pas faite pour un type en particulier. Elle peut être initialisée par un entier, puis devenir une chaîne de caractères. Plus simplement, si on considère une variable x initialisée avec l’entier 4, on peut écrire l’instruction _x = “changement de type”_ et à présent x est une chaîne de caractère. Le type d’une variable peut varier en fonction de ce qu’elle contient.</w:t>
      </w:r>
    </w:p>
    <w:p w:rsidR="00000000" w:rsidDel="00000000" w:rsidP="00000000" w:rsidRDefault="00000000" w:rsidRPr="00000000" w14:paraId="000000BB">
      <w:pPr>
        <w:rPr>
          <w:rFonts w:ascii="Lexend" w:cs="Lexend" w:eastAsia="Lexend" w:hAnsi="Lexen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