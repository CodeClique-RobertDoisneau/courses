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ru5m6uo9y5l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2 - Partie 3 : les boucles -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6nf10g2zvc0" w:id="1"/>
      <w:bookmarkEnd w:id="1"/>
      <w:r w:rsidDel="00000000" w:rsidR="00000000" w:rsidRPr="00000000">
        <w:rPr>
          <w:rtl w:val="0"/>
        </w:rPr>
        <w:t xml:space="preserve">Chapitre 2 - Partie 3 : les boucles - for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9dhc03rqj78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Contrairement au while, la boucle for est une boucle "bornée". On l'utilise quand on sait à l'avance combien de fois on veut répéter une action, ou pour parcourir des éléments un par un.</w:t>
      </w:r>
      <w:ins w:author="Timothé Cormier" w:id="0" w:date="2026-01-28T08:24:41Z">
        <w:r w:rsidDel="00000000" w:rsidR="00000000" w:rsidRPr="00000000">
          <w:rPr>
            <w:rtl w:val="0"/>
          </w:rPr>
          <w:tab/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1jl014635ip" w:id="3"/>
      <w:bookmarkEnd w:id="3"/>
      <w:r w:rsidDel="00000000" w:rsidR="00000000" w:rsidRPr="00000000">
        <w:rPr>
          <w:rtl w:val="0"/>
        </w:rPr>
        <w:t xml:space="preserve">I/ La fonction range()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Pour faire une boucle "compteur", on utilise souvent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  <w:r w:rsidDel="00000000" w:rsidR="00000000" w:rsidRPr="00000000">
        <w:rPr>
          <w:rtl w:val="0"/>
        </w:rPr>
        <w:t xml:space="preserve"> génère : 0, 1, 2, 3, 4 (Attention, on s'arrête avant le nombre final !)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range(1,4)</w:t>
      </w:r>
      <w:r w:rsidDel="00000000" w:rsidR="00000000" w:rsidRPr="00000000">
        <w:rPr>
          <w:rtl w:val="0"/>
        </w:rPr>
        <w:t xml:space="preserve"> génère : 1, 2, 3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u4vx4ps0xc8" w:id="4"/>
      <w:bookmarkEnd w:id="4"/>
      <w:r w:rsidDel="00000000" w:rsidR="00000000" w:rsidRPr="00000000">
        <w:rPr>
          <w:rtl w:val="0"/>
        </w:rPr>
        <w:t xml:space="preserve">II/ Syntaxe de la boucle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 dit : "Pour chaque variable 'i' dans la plage donnée..."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i in range(n) :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 Instructions répétées n fois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i in range(3): 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print("Je suis un tour de boucle") 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print("i vaut :", i)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Je suis un tour de boucle i vaut : 0 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 suis un tour de boucle i vaut : 1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Je suis un tour de boucle i vaut : 2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grzsaz6r0he" w:id="5"/>
      <w:bookmarkEnd w:id="5"/>
      <w:r w:rsidDel="00000000" w:rsidR="00000000" w:rsidRPr="00000000">
        <w:rPr>
          <w:rtl w:val="0"/>
        </w:rPr>
        <w:t xml:space="preserve">III/ Paramètres avancés de range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peut définir le pas (</w:t>
      </w:r>
      <w:ins w:author="Timothé Cormier" w:id="1" w:date="2026-01-28T08:19:22Z">
        <w:r w:rsidDel="00000000" w:rsidR="00000000" w:rsidRPr="00000000">
          <w:rPr>
            <w:rtl w:val="0"/>
          </w:rPr>
          <w:t xml:space="preserve">l’espacement entre </w:t>
        </w:r>
      </w:ins>
      <w:del w:author="Timothé Cormier" w:id="1" w:date="2026-01-28T08:19:22Z">
        <w:r w:rsidDel="00000000" w:rsidR="00000000" w:rsidRPr="00000000">
          <w:rPr>
            <w:rtl w:val="0"/>
          </w:rPr>
          <w:delText xml:space="preserve">le saut</w:delText>
        </w:r>
      </w:del>
      <w:r w:rsidDel="00000000" w:rsidR="00000000" w:rsidRPr="00000000">
        <w:rPr>
          <w:rtl w:val="0"/>
        </w:rPr>
        <w:t xml:space="preserve">) de la boucle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range(début, fin, 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pour afficher les nombres pairs de 0 à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 in range(0, 11, 2): 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7mphtvwtdw4" w:id="6"/>
      <w:bookmarkEnd w:id="6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Affiche la table de multiplication de 7 (de 1 à 10) en utilisant une boucle for.</w:t>
      </w:r>
    </w:p>
    <w:p w:rsidR="00000000" w:rsidDel="00000000" w:rsidP="00000000" w:rsidRDefault="00000000" w:rsidRPr="00000000" w14:paraId="0000002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Calcule la somme des entiers de 1 à 100 (1+2+...+100) avec une boucle for et une variable somme.</w:t>
      </w:r>
    </w:p>
    <w:p w:rsidR="00000000" w:rsidDel="00000000" w:rsidP="00000000" w:rsidRDefault="00000000" w:rsidRPr="00000000" w14:paraId="0000002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l3szrrysarcv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8f9s0bupp5em" w:id="8"/>
      <w:bookmarkEnd w:id="8"/>
      <w:r w:rsidDel="00000000" w:rsidR="00000000" w:rsidRPr="00000000">
        <w:rPr>
          <w:rtl w:val="0"/>
        </w:rPr>
        <w:t xml:space="preserve">Chapitre 2 - Partie 3 : les boucles - for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k26r2eof4du" w:id="9"/>
      <w:bookmarkEnd w:id="9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Contrairement au while, la boucle for est une boucle "bornée". On l'utilise quand on sait à l'avance combien de fois on veut répéter une action, ou pour parcourir des éléments un par un.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0a6z1jfri2c" w:id="10"/>
      <w:bookmarkEnd w:id="10"/>
      <w:r w:rsidDel="00000000" w:rsidR="00000000" w:rsidRPr="00000000">
        <w:rPr>
          <w:rtl w:val="0"/>
        </w:rPr>
        <w:t xml:space="preserve">I/ La fonction range()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Pour faire une boucle "compteur", on utilise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, tel</w:t>
      </w:r>
      <w:ins w:author="Alienor" w:id="2" w:date="2026-02-24T14:54:36Z">
        <w:r w:rsidDel="00000000" w:rsidR="00000000" w:rsidRPr="00000000">
          <w:rPr>
            <w:rtl w:val="0"/>
          </w:rPr>
          <w:t xml:space="preserve">le</w:t>
        </w:r>
      </w:ins>
      <w:r w:rsidDel="00000000" w:rsidR="00000000" w:rsidRPr="00000000">
        <w:rPr>
          <w:rtl w:val="0"/>
        </w:rPr>
        <w:t xml:space="preserve"> que range(debut, fin), où un suite croissante de nombre</w:t>
      </w:r>
      <w:ins w:author="Alienor" w:id="3" w:date="2026-02-24T14:54:48Z">
        <w:r w:rsidDel="00000000" w:rsidR="00000000" w:rsidRPr="00000000">
          <w:rPr>
            <w:rtl w:val="0"/>
          </w:rPr>
          <w:t xml:space="preserve">s</w:t>
        </w:r>
      </w:ins>
      <w:r w:rsidDel="00000000" w:rsidR="00000000" w:rsidRPr="00000000">
        <w:rPr>
          <w:rtl w:val="0"/>
        </w:rPr>
        <w:t xml:space="preserve"> commençant par début, puis son nombre consécutif, puis ainsi de suite jusqu’à fin exclu</w:t>
      </w:r>
      <w:ins w:author="Alienor" w:id="4" w:date="2026-02-24T14:55:00Z">
        <w:r w:rsidDel="00000000" w:rsidR="00000000" w:rsidRPr="00000000">
          <w:rPr>
            <w:rtl w:val="0"/>
          </w:rPr>
          <w:t xml:space="preserve">e</w:t>
        </w:r>
      </w:ins>
      <w:del w:author="Alienor" w:id="4" w:date="2026-02-24T14:55:00Z">
        <w:r w:rsidDel="00000000" w:rsidR="00000000" w:rsidRPr="00000000">
          <w:rPr>
            <w:rtl w:val="0"/>
          </w:rPr>
          <w:delText xml:space="preserve">t</w:delText>
        </w:r>
      </w:del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  <w:r w:rsidDel="00000000" w:rsidR="00000000" w:rsidRPr="00000000">
        <w:rPr>
          <w:rtl w:val="0"/>
        </w:rPr>
        <w:t xml:space="preserve"> génère : 0, 1, 2, 3, 4 (Attention, on s'arrête avant le nombre final !)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range(1,4)</w:t>
      </w:r>
      <w:r w:rsidDel="00000000" w:rsidR="00000000" w:rsidRPr="00000000">
        <w:rPr>
          <w:rtl w:val="0"/>
        </w:rPr>
        <w:t xml:space="preserve"> génère : 1, 2, 3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3yee6hdz28l" w:id="11"/>
      <w:bookmarkEnd w:id="11"/>
      <w:r w:rsidDel="00000000" w:rsidR="00000000" w:rsidRPr="00000000">
        <w:rPr>
          <w:rtl w:val="0"/>
        </w:rPr>
        <w:t xml:space="preserve">II/ Syntaxe de la boucle for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dit : "Pour chaque variable 'i' dans la plage donnée..." et par la suite les instructions sont exécutées pour chaque valeur que prend i à la suite. En effet, la variable i va prendre toutes les valeurs dans l’ordre de la suite qui suit. Par exemple, pour une suite [1,2,3], i va prendre la valeur 1, exécuter les instructions suivantes avec i</w:t>
      </w:r>
      <w:ins w:author="Alienor" w:id="5" w:date="2026-02-24T14:55:31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=</w:t>
      </w:r>
      <w:ins w:author="Alienor" w:id="6" w:date="2026-02-24T14:55:32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1, puis i prend la valeur 2 et exécuter les instructions avec i</w:t>
      </w:r>
      <w:ins w:author="Alienor" w:id="7" w:date="2026-02-24T14:55:34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=</w:t>
      </w:r>
      <w:ins w:author="Alienor" w:id="8" w:date="2026-02-24T14:55:35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2 et ainsi de suite.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i in range(n) : 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Instructions répétées n fois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Attention !</w:t>
      </w:r>
      <w:r w:rsidDel="00000000" w:rsidR="00000000" w:rsidRPr="00000000">
        <w:rPr>
          <w:rtl w:val="0"/>
        </w:rPr>
        <w:br w:type="textWrapping"/>
        <w:t xml:space="preserve">Ne pas oublier les deux points ":" à la fin de la ligne du for !</w:t>
        <w:br w:type="textWrapping"/>
        <w:t xml:space="preserve">L'indentation (le décalage vers la droite) est encore obligatoire ! C'est elle qui dit à Python : "cette ligne fait partie de la boucle".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i in range(3): 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print("Je suis un tour de boucle") 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print("i vaut :", i)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Je suis un tour de boucle i vaut : 0 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Je suis un tour de boucle i vaut : 1 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Je suis un tour de boucle i vaut : 2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3klsjmmx509c" w:id="12"/>
      <w:bookmarkEnd w:id="12"/>
      <w:r w:rsidDel="00000000" w:rsidR="00000000" w:rsidRPr="00000000">
        <w:rPr>
          <w:rtl w:val="0"/>
        </w:rPr>
        <w:t xml:space="preserve">III/ Paramètres avancés de range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peut définir le pas (le saut) de la boucle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range(début, fin, pas)</w:t>
      </w:r>
      <w:ins w:author="Alienor" w:id="9" w:date="2026-02-24T14:56:33Z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.</w:t>
        </w:r>
      </w:ins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C’est-à-dire que le compteur n’avancera plus de 1 en 1 mais de pas en pas. Pour un pas égal</w:t>
      </w:r>
      <w:del w:author="Alienor" w:id="10" w:date="2026-02-24T14:56:45Z">
        <w:r w:rsidDel="00000000" w:rsidR="00000000" w:rsidRPr="00000000">
          <w:rPr>
            <w:rtl w:val="0"/>
          </w:rPr>
          <w:delText xml:space="preserve">e</w:delText>
        </w:r>
      </w:del>
      <w:r w:rsidDel="00000000" w:rsidR="00000000" w:rsidRPr="00000000">
        <w:rPr>
          <w:rtl w:val="0"/>
        </w:rPr>
        <w:t xml:space="preserve"> à p, le compteur commence par prendre la valeur début, puis début+p, et ainsi de suite tant que le compteur est strictement inférieur à fin. 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pour afficher les nombres pairs de 0 à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i in range(0, 11, 2): 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8vxgi51wy3n" w:id="13"/>
      <w:bookmarkEnd w:id="13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Affiche la table de multiplication de 7 (de 1 à 10) en utilisant une boucle for.</w:t>
      </w:r>
    </w:p>
    <w:p w:rsidR="00000000" w:rsidDel="00000000" w:rsidP="00000000" w:rsidRDefault="00000000" w:rsidRPr="00000000" w14:paraId="0000005E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Calcule la somme des entiers de 1 à 100 (1+2+...+100) avec une boucle for et une variable somme.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