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Lexend" w:cs="Lexend" w:eastAsia="Lexend" w:hAnsi="Lexend"/>
          <w:color w:val="980000"/>
          <w:sz w:val="40"/>
          <w:szCs w:val="40"/>
        </w:rPr>
      </w:pPr>
      <w:bookmarkStart w:colFirst="0" w:colLast="0" w:name="_gy4rdkrn236z" w:id="0"/>
      <w:bookmarkEnd w:id="0"/>
      <w:r w:rsidDel="00000000" w:rsidR="00000000" w:rsidRPr="00000000">
        <w:rPr>
          <w:rFonts w:ascii="Lexend" w:cs="Lexend" w:eastAsia="Lexend" w:hAnsi="Lexend"/>
          <w:color w:val="980000"/>
          <w:sz w:val="40"/>
          <w:szCs w:val="40"/>
          <w:rtl w:val="0"/>
        </w:rPr>
        <w:t xml:space="preserve">QUIZZ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Lexend" w:cs="Lexend" w:eastAsia="Lexend" w:hAnsi="Lexend"/>
          <w:sz w:val="30"/>
          <w:szCs w:val="30"/>
        </w:rPr>
      </w:pPr>
      <w:bookmarkStart w:colFirst="0" w:colLast="0" w:name="_ls9jsfz8lsmd" w:id="1"/>
      <w:bookmarkEnd w:id="1"/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NIVEAU DE DIFFICULTÉ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" w:cs="Lexend" w:eastAsia="Lexend" w:hAnsi="Lexend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Question de cours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Confirmé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Pour aller plus loin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rFonts w:ascii="Lexend" w:cs="Lexend" w:eastAsia="Lexend" w:hAnsi="Lexend"/>
          <w:color w:val="b45f06"/>
          <w:sz w:val="32"/>
          <w:szCs w:val="32"/>
        </w:rPr>
      </w:pPr>
      <w:bookmarkStart w:colFirst="0" w:colLast="0" w:name="_bcbkvjp9sad3" w:id="2"/>
      <w:bookmarkEnd w:id="2"/>
      <w:r w:rsidDel="00000000" w:rsidR="00000000" w:rsidRPr="00000000">
        <w:rPr>
          <w:rFonts w:ascii="Lexend" w:cs="Lexend" w:eastAsia="Lexend" w:hAnsi="Lexend"/>
          <w:color w:val="b45f06"/>
          <w:sz w:val="32"/>
          <w:szCs w:val="32"/>
          <w:rtl w:val="0"/>
        </w:rPr>
        <w:t xml:space="preserve">Variables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 symbole sert à donner une valeur à une variable en Python 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=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==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→ </w:t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a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) =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Le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symbole = sert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à affecter une valeur à une variable.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 variable est correctement nommé</w:t>
      </w:r>
      <w:ins w:author="Alienor" w:id="0" w:date="2026-02-24T14:04:29Z">
        <w:r w:rsidDel="00000000" w:rsidR="00000000" w:rsidRPr="00000000">
          <w:rPr>
            <w:rFonts w:ascii="Lexend" w:cs="Lexend" w:eastAsia="Lexend" w:hAnsi="Lexend"/>
            <w:rtl w:val="0"/>
          </w:rPr>
          <w:t xml:space="preserve">e</w:t>
        </w:r>
      </w:ins>
      <w:r w:rsidDel="00000000" w:rsidR="00000000" w:rsidRPr="00000000">
        <w:rPr>
          <w:rFonts w:ascii="Lexend" w:cs="Lexend" w:eastAsia="Lexend" w:hAnsi="Lexend"/>
          <w:rtl w:val="0"/>
        </w:rPr>
        <w:t xml:space="preserve"> 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ma-variable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ma_variable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ma variable</w:t>
      </w:r>
    </w:p>
    <w:p w:rsidR="00000000" w:rsidDel="00000000" w:rsidP="00000000" w:rsidRDefault="00000000" w:rsidRPr="00000000" w14:paraId="00000014">
      <w:pPr>
        <w:ind w:left="0" w:firstLine="0"/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c)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ma_variable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Les variables en Python doivent commencer par une lettre (de a à z ou de A à Z) ou un underscore ( _ ) donc les variables ne peuvent pas commencer par un chiffre (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a)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2variable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est donc invalide). De plus, les variables ne doivent pas contenir de tirets (-) ou d’espace, ainsi ni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b) ma-variable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, ni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d) ma variable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ne sont valides.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Laquelle de ces lignes affecte la valeur 10 à la variable x en Python ?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10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10 = x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→ 10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10 ← x</w:t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a) x = 10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En Python,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l’opérateur = permet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d’affecter la valeur de droite à la variable de gauche. Ainsi → et ← ne permettent pas d’affecter de valeur à une variable. De plus, l’affect</w:t>
      </w:r>
      <w:ins w:author="Alienor" w:id="1" w:date="2026-02-24T14:05:02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t xml:space="preserve">at</w:t>
        </w:r>
      </w:ins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ion se fait de gauche à droite, c’est-à-dire que la variable est à la gauche de l'opérateur = et la valeur est à la droite de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l’opérateur =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. Enfin, un nombre ne peut pas être une variable.  Ainsi les propositions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b) 10 = x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,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c) x → 10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et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d) 10 ← x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ne sont pas valides.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 va afficher ce code ?</w:t>
      </w:r>
    </w:p>
    <w:p w:rsidR="00000000" w:rsidDel="00000000" w:rsidP="00000000" w:rsidRDefault="00000000" w:rsidRPr="00000000" w14:paraId="0000001E">
      <w:pPr>
        <w:ind w:left="72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x = 2</w:t>
      </w:r>
    </w:p>
    <w:p w:rsidR="00000000" w:rsidDel="00000000" w:rsidP="00000000" w:rsidRDefault="00000000" w:rsidRPr="00000000" w14:paraId="0000001F">
      <w:pPr>
        <w:ind w:left="72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print(x)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Rien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ERREUR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a) 2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L’instruction x = 2 permet d’affecter 2 à la variable x.</w:t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Puis, print(x) affiche la valeur actuelle de x qui est 2. </w:t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ATTENTION print(x) affiche 2 tandis que print(“x”)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afficherait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la lettre x car “x” est une chaîne de caractères du fait des guillemets.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Quelle est la bonne façon d’échanger les valeurs de deux variables ?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x = y</w:t>
      </w:r>
    </w:p>
    <w:p w:rsidR="00000000" w:rsidDel="00000000" w:rsidP="00000000" w:rsidRDefault="00000000" w:rsidRPr="00000000" w14:paraId="0000002A">
      <w:pPr>
        <w:ind w:left="144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y = x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temp = x</w:t>
      </w:r>
    </w:p>
    <w:p w:rsidR="00000000" w:rsidDel="00000000" w:rsidP="00000000" w:rsidRDefault="00000000" w:rsidRPr="00000000" w14:paraId="0000002C">
      <w:pPr>
        <w:ind w:left="144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x = y</w:t>
      </w:r>
    </w:p>
    <w:p w:rsidR="00000000" w:rsidDel="00000000" w:rsidP="00000000" w:rsidRDefault="00000000" w:rsidRPr="00000000" w14:paraId="0000002D">
      <w:pPr>
        <w:ind w:left="144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y = temp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i w:val="1"/>
          <w:iCs w:val="1"/>
          <w:color w:val="b6d7a8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b)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b6d7a8"/>
          <w:rtl w:val="0"/>
        </w:rPr>
        <w:t xml:space="preserve">temp = x</w:t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i w:val="1"/>
          <w:iCs w:val="1"/>
          <w:color w:val="b6d7a8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ab/>
        <w:tab/>
        <w:tab/>
        <w:t xml:space="preserve">    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b6d7a8"/>
          <w:rtl w:val="0"/>
        </w:rPr>
        <w:t xml:space="preserve">x = y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i w:val="1"/>
          <w:iCs w:val="1"/>
          <w:color w:val="b6d7a8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b6d7a8"/>
          <w:rtl w:val="0"/>
        </w:rPr>
        <w:tab/>
        <w:tab/>
        <w:tab/>
        <w:t xml:space="preserve">     y = temp</w:t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L’option a) ne fonctionne pas car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= y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écrase la valeur de x, c’est-à-dire que la valeur qui était affectée à x précédemment n’existe plus. Ainsi à la ligne suivante,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y = x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affecte la valeur de x qui est devenue la valeur de y à la variable y, c’est-à-dire que cette instruction affecte à y la valeur de y ! Donc, on obtient à la fin que x ET y ont la même valeur qui était la valeur de y au départ !</w:t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Dans le cas b), la valeur de x est sauvegardée dans une variable intermédiaire appelé</w:t>
      </w:r>
      <w:ins w:author="Alienor" w:id="2" w:date="2026-02-24T14:06:12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t xml:space="preserve">e</w:t>
        </w:r>
      </w:ins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temp avec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temp = x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. Ainsi lors de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= y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, la valeur affectée à x devient la valeur affectée à y. (A ce moment, les variables x ET y contiennent la MÊME valeur !) Puis, à la dernière ligne,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y = temp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permet d’affecter à y la valeur de départ de x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Lexend" w:cs="Lexend" w:eastAsia="Lexend" w:hAnsi="Lexend"/>
          <w:color w:val="b45f06"/>
          <w:sz w:val="32"/>
          <w:szCs w:val="32"/>
        </w:rPr>
      </w:pPr>
      <w:bookmarkStart w:colFirst="0" w:colLast="0" w:name="_7fssy8ljcaoy" w:id="3"/>
      <w:bookmarkEnd w:id="3"/>
      <w:r w:rsidDel="00000000" w:rsidR="00000000" w:rsidRPr="00000000">
        <w:rPr>
          <w:rFonts w:ascii="Lexend" w:cs="Lexend" w:eastAsia="Lexend" w:hAnsi="Lexend"/>
          <w:color w:val="b45f06"/>
          <w:sz w:val="32"/>
          <w:szCs w:val="32"/>
          <w:rtl w:val="0"/>
        </w:rPr>
        <w:t xml:space="preserve">Type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 est le type de la variable x ?</w:t>
      </w:r>
    </w:p>
    <w:p w:rsidR="00000000" w:rsidDel="00000000" w:rsidP="00000000" w:rsidRDefault="00000000" w:rsidRPr="00000000" w14:paraId="00000035">
      <w:pPr>
        <w:ind w:left="72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x = 25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float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str (string)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bool</w:t>
      </w:r>
    </w:p>
    <w:p w:rsidR="00000000" w:rsidDel="00000000" w:rsidP="00000000" w:rsidRDefault="00000000" w:rsidRPr="00000000" w14:paraId="0000003A">
      <w:pPr>
        <w:ind w:left="0" w:firstLine="0"/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réponse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 a) int</w:t>
      </w:r>
    </w:p>
    <w:p w:rsidR="00000000" w:rsidDel="00000000" w:rsidP="00000000" w:rsidRDefault="00000000" w:rsidRPr="00000000" w14:paraId="0000003B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25 est un entier donc x contient un entier. Ainsi x est de type int.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 est le type de la variable x ?</w:t>
      </w:r>
    </w:p>
    <w:p w:rsidR="00000000" w:rsidDel="00000000" w:rsidP="00000000" w:rsidRDefault="00000000" w:rsidRPr="00000000" w14:paraId="0000003D">
      <w:pPr>
        <w:ind w:left="72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x = “bonjour”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float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str (string)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bool</w:t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 réponse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 c) str</w:t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“Bonjour” est entre guillemets donc est une chaîne de caractère</w:t>
      </w:r>
      <w:ins w:author="Alienor" w:id="3" w:date="2026-02-24T14:06:33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t xml:space="preserve">s</w:t>
        </w:r>
      </w:ins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. Ainsi x est de type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 type aura la variable x après l'instruction : </w:t>
      </w:r>
    </w:p>
    <w:p w:rsidR="00000000" w:rsidDel="00000000" w:rsidP="00000000" w:rsidRDefault="00000000" w:rsidRPr="00000000" w14:paraId="00000045">
      <w:pPr>
        <w:ind w:left="72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ab/>
        <w:t xml:space="preserve">x =   25.0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float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str (string)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bool</w:t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 réponse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 b) float</w:t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Un nombre contenant un point décimal, c’est-à-dire une virgule dans la “vraie vie”, est automatiquement interprété comme un float en Python. Ainsi, même s’il n’y a qu’un zéro derrière le point, le type est tout de même un flottant.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 type aura la variable x après l’instruction : </w:t>
      </w:r>
    </w:p>
    <w:p w:rsidR="00000000" w:rsidDel="00000000" w:rsidP="00000000" w:rsidRDefault="00000000" w:rsidRPr="00000000" w14:paraId="0000004D">
      <w:pPr>
        <w:ind w:left="72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rtl w:val="0"/>
        </w:rPr>
        <w:tab/>
      </w: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x = “25”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int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float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str (string)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bool</w:t>
      </w:r>
    </w:p>
    <w:p w:rsidR="00000000" w:rsidDel="00000000" w:rsidP="00000000" w:rsidRDefault="00000000" w:rsidRPr="00000000" w14:paraId="00000052">
      <w:pPr>
        <w:ind w:left="0" w:firstLine="0"/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 c) str</w:t>
      </w:r>
    </w:p>
    <w:p w:rsidR="00000000" w:rsidDel="00000000" w:rsidP="00000000" w:rsidRDefault="00000000" w:rsidRPr="00000000" w14:paraId="00000053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Les guillemets, qu’ils soient simples (‘’) ou doubles (“”) créent une chaîne de caractères en Python. Ainsi même si ce qu’il y a entre les guillemets est un nombre, il s’agit d’une chaîne de caractères et donc est de type string.</w:t>
      </w:r>
    </w:p>
    <w:p w:rsidR="00000000" w:rsidDel="00000000" w:rsidP="00000000" w:rsidRDefault="00000000" w:rsidRPr="00000000" w14:paraId="00000054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Ainsi x = “25” est un string alors que x = 25 est un entier.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Quelle variable contient un booléen ?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True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“True”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true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“true”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 a) True</w:t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En Python, les booléens sont True et False.</w:t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Les guillemets, qu’ils soient simples (‘’) ou doubles (“”) créent une chaîne de caractères ainsi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b) x = “True”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est une chaîne de caractères et non un booléen. De même,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d) x = “true”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est une chaîne de caractères.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ATTENTION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c) x = true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n’existe pas ! La majuscule est importante 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Quelle variable contient le nombre 8 ?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“8”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8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x = “huit” </w:t>
      </w:r>
    </w:p>
    <w:p w:rsidR="00000000" w:rsidDel="00000000" w:rsidP="00000000" w:rsidRDefault="00000000" w:rsidRPr="00000000" w14:paraId="00000061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 b) x = 8</w:t>
      </w:r>
    </w:p>
    <w:p w:rsidR="00000000" w:rsidDel="00000000" w:rsidP="00000000" w:rsidRDefault="00000000" w:rsidRPr="00000000" w14:paraId="0000006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L’instruction x = 8 affecte à la variable x l’entier 8. “8” est une chaîne de caractères donc x = “8” est une chaîne de caractères et non un nombre. De même, x = “huit” est une chaîne de caractères</w:t>
      </w:r>
      <w:r w:rsidDel="00000000" w:rsidR="00000000" w:rsidRPr="00000000">
        <w:rPr>
          <w:rFonts w:ascii="Lexend" w:cs="Lexend" w:eastAsia="Lexend" w:hAnsi="Lexend"/>
          <w:color w:val="93c47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Lexend" w:cs="Lexend" w:eastAsia="Lexend" w:hAnsi="Lexend"/>
          <w:color w:val="b45f06"/>
          <w:sz w:val="32"/>
          <w:szCs w:val="32"/>
        </w:rPr>
      </w:pPr>
      <w:bookmarkStart w:colFirst="0" w:colLast="0" w:name="_3t3aj16fkc14" w:id="4"/>
      <w:bookmarkEnd w:id="4"/>
      <w:r w:rsidDel="00000000" w:rsidR="00000000" w:rsidRPr="00000000">
        <w:rPr>
          <w:rFonts w:ascii="Lexend" w:cs="Lexend" w:eastAsia="Lexend" w:hAnsi="Lexend"/>
          <w:color w:val="b45f06"/>
          <w:sz w:val="32"/>
          <w:szCs w:val="32"/>
          <w:rtl w:val="0"/>
        </w:rPr>
        <w:t xml:space="preserve">Opérations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Quel est le résultat de 1 + 2 * 3 ?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9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7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</w:t>
      </w:r>
    </w:p>
    <w:p w:rsidR="00000000" w:rsidDel="00000000" w:rsidP="00000000" w:rsidRDefault="00000000" w:rsidRPr="00000000" w14:paraId="00000069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b) 7</w:t>
      </w:r>
    </w:p>
    <w:p w:rsidR="00000000" w:rsidDel="00000000" w:rsidP="00000000" w:rsidRDefault="00000000" w:rsidRPr="00000000" w14:paraId="0000006A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* est l’opérateur pour la multiplication ainsi cette opération est équivalente à 1 + 2 x 3. De plus, la multiplication est prioritaire donc ce calcul donne 1 + 6 = 7</w:t>
      </w:r>
      <w:del w:author="Alienor" w:id="4" w:date="2026-02-24T14:08:01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delText xml:space="preserve"> </w:delText>
        </w:r>
      </w:del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.  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Qu’affiche ce code ?</w:t>
      </w:r>
    </w:p>
    <w:p w:rsidR="00000000" w:rsidDel="00000000" w:rsidP="00000000" w:rsidRDefault="00000000" w:rsidRPr="00000000" w14:paraId="0000006C">
      <w:pPr>
        <w:ind w:left="720" w:firstLine="0"/>
        <w:rPr>
          <w:rFonts w:ascii="Lexend" w:cs="Lexend" w:eastAsia="Lexend" w:hAnsi="Lexend"/>
          <w:color w:val="9fc5e8"/>
        </w:rPr>
      </w:pPr>
      <w:r w:rsidDel="00000000" w:rsidR="00000000" w:rsidRPr="00000000">
        <w:rPr>
          <w:rFonts w:ascii="Lexend" w:cs="Lexend" w:eastAsia="Lexend" w:hAnsi="Lexend"/>
          <w:color w:val="9fc5e8"/>
          <w:rtl w:val="0"/>
        </w:rPr>
        <w:tab/>
        <w:t xml:space="preserve">x = 1</w:t>
      </w:r>
    </w:p>
    <w:p w:rsidR="00000000" w:rsidDel="00000000" w:rsidP="00000000" w:rsidRDefault="00000000" w:rsidRPr="00000000" w14:paraId="0000006D">
      <w:pPr>
        <w:ind w:left="720" w:firstLine="0"/>
        <w:rPr>
          <w:rFonts w:ascii="Lexend" w:cs="Lexend" w:eastAsia="Lexend" w:hAnsi="Lexend"/>
          <w:color w:val="9fc5e8"/>
        </w:rPr>
      </w:pPr>
      <w:r w:rsidDel="00000000" w:rsidR="00000000" w:rsidRPr="00000000">
        <w:rPr>
          <w:rFonts w:ascii="Lexend" w:cs="Lexend" w:eastAsia="Lexend" w:hAnsi="Lexend"/>
          <w:color w:val="9fc5e8"/>
          <w:rtl w:val="0"/>
        </w:rPr>
        <w:tab/>
        <w:t xml:space="preserve">y = 2</w:t>
      </w:r>
    </w:p>
    <w:p w:rsidR="00000000" w:rsidDel="00000000" w:rsidP="00000000" w:rsidRDefault="00000000" w:rsidRPr="00000000" w14:paraId="0000006E">
      <w:pPr>
        <w:ind w:left="720" w:firstLine="0"/>
        <w:rPr>
          <w:rFonts w:ascii="Lexend" w:cs="Lexend" w:eastAsia="Lexend" w:hAnsi="Lexend"/>
          <w:color w:val="9fc5e8"/>
        </w:rPr>
      </w:pPr>
      <w:r w:rsidDel="00000000" w:rsidR="00000000" w:rsidRPr="00000000">
        <w:rPr>
          <w:rFonts w:ascii="Lexend" w:cs="Lexend" w:eastAsia="Lexend" w:hAnsi="Lexend"/>
          <w:color w:val="9fc5e8"/>
          <w:rtl w:val="0"/>
        </w:rPr>
        <w:tab/>
        <w:t xml:space="preserve">z = x + y</w:t>
      </w:r>
    </w:p>
    <w:p w:rsidR="00000000" w:rsidDel="00000000" w:rsidP="00000000" w:rsidRDefault="00000000" w:rsidRPr="00000000" w14:paraId="0000006F">
      <w:pPr>
        <w:ind w:left="720" w:firstLine="0"/>
        <w:rPr>
          <w:rFonts w:ascii="Lexend" w:cs="Lexend" w:eastAsia="Lexend" w:hAnsi="Lexend"/>
          <w:color w:val="9fc5e8"/>
        </w:rPr>
      </w:pPr>
      <w:r w:rsidDel="00000000" w:rsidR="00000000" w:rsidRPr="00000000">
        <w:rPr>
          <w:rFonts w:ascii="Lexend" w:cs="Lexend" w:eastAsia="Lexend" w:hAnsi="Lexend"/>
          <w:color w:val="9fc5e8"/>
          <w:rtl w:val="0"/>
        </w:rPr>
        <w:tab/>
        <w:t xml:space="preserve">print(z) 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ERREUR</w:t>
      </w:r>
    </w:p>
    <w:p w:rsidR="00000000" w:rsidDel="00000000" w:rsidP="00000000" w:rsidRDefault="00000000" w:rsidRPr="00000000" w14:paraId="00000074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c) 3</w:t>
      </w:r>
    </w:p>
    <w:p w:rsidR="00000000" w:rsidDel="00000000" w:rsidP="00000000" w:rsidRDefault="00000000" w:rsidRPr="00000000" w14:paraId="00000075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= 1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permet d’affecter la valeur 1 à la variable x et l’instruction y = 2 permet d’affecter la valeur 2 à la variable y. Ainsi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+ y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donne 3 et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z = x + y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affecte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+ y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à la variable z, c’est-à-dire affecte 3 à z. </w:t>
      </w:r>
    </w:p>
    <w:p w:rsidR="00000000" w:rsidDel="00000000" w:rsidP="00000000" w:rsidRDefault="00000000" w:rsidRPr="00000000" w14:paraId="00000076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Enfin,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print(z)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permet d’afficher ce que contient z donc affiche 3.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Qu’affiche ce code ?</w:t>
      </w:r>
    </w:p>
    <w:p w:rsidR="00000000" w:rsidDel="00000000" w:rsidP="00000000" w:rsidRDefault="00000000" w:rsidRPr="00000000" w14:paraId="00000078">
      <w:pPr>
        <w:ind w:left="720" w:firstLine="0"/>
        <w:rPr>
          <w:rFonts w:ascii="Lexend" w:cs="Lexend" w:eastAsia="Lexend" w:hAnsi="Lexend"/>
          <w:color w:val="9fc5e8"/>
        </w:rPr>
      </w:pPr>
      <w:r w:rsidDel="00000000" w:rsidR="00000000" w:rsidRPr="00000000">
        <w:rPr>
          <w:rFonts w:ascii="Lexend" w:cs="Lexend" w:eastAsia="Lexend" w:hAnsi="Lexend"/>
          <w:color w:val="9fc5e8"/>
          <w:rtl w:val="0"/>
        </w:rPr>
        <w:tab/>
        <w:t xml:space="preserve">x = 5</w:t>
      </w:r>
    </w:p>
    <w:p w:rsidR="00000000" w:rsidDel="00000000" w:rsidP="00000000" w:rsidRDefault="00000000" w:rsidRPr="00000000" w14:paraId="00000079">
      <w:pPr>
        <w:ind w:left="720" w:firstLine="0"/>
        <w:rPr>
          <w:rFonts w:ascii="Lexend" w:cs="Lexend" w:eastAsia="Lexend" w:hAnsi="Lexend"/>
          <w:color w:val="9fc5e8"/>
        </w:rPr>
      </w:pPr>
      <w:r w:rsidDel="00000000" w:rsidR="00000000" w:rsidRPr="00000000">
        <w:rPr>
          <w:rFonts w:ascii="Lexend" w:cs="Lexend" w:eastAsia="Lexend" w:hAnsi="Lexend"/>
          <w:color w:val="9fc5e8"/>
          <w:rtl w:val="0"/>
        </w:rPr>
        <w:tab/>
        <w:t xml:space="preserve">x = x + 2</w:t>
      </w:r>
    </w:p>
    <w:p w:rsidR="00000000" w:rsidDel="00000000" w:rsidP="00000000" w:rsidRDefault="00000000" w:rsidRPr="00000000" w14:paraId="0000007A">
      <w:pPr>
        <w:ind w:left="720" w:firstLine="0"/>
        <w:rPr>
          <w:rFonts w:ascii="Lexend" w:cs="Lexend" w:eastAsia="Lexend" w:hAnsi="Lexend"/>
          <w:color w:val="9fc5e8"/>
        </w:rPr>
      </w:pPr>
      <w:r w:rsidDel="00000000" w:rsidR="00000000" w:rsidRPr="00000000">
        <w:rPr>
          <w:rFonts w:ascii="Lexend" w:cs="Lexend" w:eastAsia="Lexend" w:hAnsi="Lexend"/>
          <w:color w:val="9fc5e8"/>
          <w:rtl w:val="0"/>
        </w:rPr>
        <w:tab/>
        <w:t xml:space="preserve">print(x) 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5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</w:t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7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ERREUR</w:t>
      </w:r>
    </w:p>
    <w:p w:rsidR="00000000" w:rsidDel="00000000" w:rsidP="00000000" w:rsidRDefault="00000000" w:rsidRPr="00000000" w14:paraId="0000007F">
      <w:pPr>
        <w:ind w:left="0" w:firstLine="0"/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c) 7</w:t>
      </w:r>
    </w:p>
    <w:p w:rsidR="00000000" w:rsidDel="00000000" w:rsidP="00000000" w:rsidRDefault="00000000" w:rsidRPr="00000000" w14:paraId="00000080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= 5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permet d’affecter la valeur 5 à la variable x.</w:t>
      </w:r>
    </w:p>
    <w:p w:rsidR="00000000" w:rsidDel="00000000" w:rsidP="00000000" w:rsidRDefault="00000000" w:rsidRPr="00000000" w14:paraId="00000081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Puis,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+ 2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donne 7. Donc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= x + 2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affecte la valeur 7</w:t>
      </w:r>
      <w:del w:author="Alienor" w:id="5" w:date="2026-02-24T14:08:46Z">
        <w:r w:rsidDel="00000000" w:rsidR="00000000" w:rsidRPr="00000000">
          <w:rPr>
            <w:rFonts w:ascii="Lexend" w:cs="Lexend" w:eastAsia="Lexend" w:hAnsi="Lexend"/>
            <w:color w:val="93c47d"/>
            <w:rtl w:val="0"/>
          </w:rPr>
          <w:delText xml:space="preserve"> est </w:delText>
        </w:r>
      </w:del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à la variable x. </w:t>
      </w:r>
    </w:p>
    <w:p w:rsidR="00000000" w:rsidDel="00000000" w:rsidP="00000000" w:rsidRDefault="00000000" w:rsidRPr="00000000" w14:paraId="00000082">
      <w:pPr>
        <w:ind w:left="0" w:firstLine="0"/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Enfin,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print(x)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permet d’afficher ce que contient la variable x or x contient l’entier 7. Ainsi ce code affiche 7.</w:t>
      </w:r>
    </w:p>
    <w:p w:rsidR="00000000" w:rsidDel="00000000" w:rsidP="00000000" w:rsidRDefault="00000000" w:rsidRPr="00000000" w14:paraId="00000083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 renvoie l’expression suivante ?</w:t>
      </w:r>
    </w:p>
    <w:p w:rsidR="00000000" w:rsidDel="00000000" w:rsidP="00000000" w:rsidRDefault="00000000" w:rsidRPr="00000000" w14:paraId="00000085">
      <w:pPr>
        <w:ind w:left="720" w:firstLine="0"/>
        <w:rPr>
          <w:rFonts w:ascii="Lexend" w:cs="Lexend" w:eastAsia="Lexend" w:hAnsi="Lexend"/>
          <w:vertAlign w:val="superscript"/>
        </w:rPr>
      </w:pPr>
      <w:r w:rsidDel="00000000" w:rsidR="00000000" w:rsidRPr="00000000">
        <w:rPr>
          <w:rFonts w:ascii="Lexend" w:cs="Lexend" w:eastAsia="Lexend" w:hAnsi="Lexend"/>
          <w:rtl w:val="0"/>
        </w:rPr>
        <w:tab/>
        <w:t xml:space="preserve">5 + 3 * 2 **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256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41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32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17</w:t>
      </w:r>
    </w:p>
    <w:p w:rsidR="00000000" w:rsidDel="00000000" w:rsidP="00000000" w:rsidRDefault="00000000" w:rsidRPr="00000000" w14:paraId="0000008A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d) 17</w:t>
      </w:r>
    </w:p>
    <w:p w:rsidR="00000000" w:rsidDel="00000000" w:rsidP="00000000" w:rsidRDefault="00000000" w:rsidRPr="00000000" w14:paraId="0000008B">
      <w:pPr>
        <w:rPr>
          <w:rFonts w:ascii="Lexend" w:cs="Lexend" w:eastAsia="Lexend" w:hAnsi="Lexend"/>
          <w:vertAlign w:val="superscript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* est l’opérateur pour la multiplication et ** est l’opérateur pour la puissance. Ainsi cette instruction est équivalente au calcul : 5 + 3 x 2</w:t>
      </w:r>
      <w:r w:rsidDel="00000000" w:rsidR="00000000" w:rsidRPr="00000000">
        <w:rPr>
          <w:rFonts w:ascii="Lexend" w:cs="Lexend" w:eastAsia="Lexend" w:hAnsi="Lexend"/>
          <w:color w:val="93c47d"/>
          <w:vertAlign w:val="superscript"/>
          <w:rtl w:val="0"/>
        </w:rPr>
        <w:t xml:space="preserve">2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. Ainsi puisque que la puissance est prioritaire. Cela donne 5 + 3 x 2</w:t>
      </w:r>
      <w:r w:rsidDel="00000000" w:rsidR="00000000" w:rsidRPr="00000000">
        <w:rPr>
          <w:rFonts w:ascii="Lexend" w:cs="Lexend" w:eastAsia="Lexend" w:hAnsi="Lexend"/>
          <w:color w:val="93c47d"/>
          <w:vertAlign w:val="superscript"/>
          <w:rtl w:val="0"/>
        </w:rPr>
        <w:t xml:space="preserve">2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= 5 + 3 x 4 = 5 + 12 = 17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⭐⭐⭐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Que va afficher le code suivant ?</w:t>
      </w:r>
    </w:p>
    <w:p w:rsidR="00000000" w:rsidDel="00000000" w:rsidP="00000000" w:rsidRDefault="00000000" w:rsidRPr="00000000" w14:paraId="0000008D">
      <w:pPr>
        <w:ind w:left="144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x = 1</w:t>
      </w:r>
    </w:p>
    <w:p w:rsidR="00000000" w:rsidDel="00000000" w:rsidP="00000000" w:rsidRDefault="00000000" w:rsidRPr="00000000" w14:paraId="0000008E">
      <w:pPr>
        <w:ind w:left="144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x += 2</w:t>
      </w:r>
    </w:p>
    <w:p w:rsidR="00000000" w:rsidDel="00000000" w:rsidP="00000000" w:rsidRDefault="00000000" w:rsidRPr="00000000" w14:paraId="0000008F">
      <w:pPr>
        <w:ind w:left="1440" w:firstLine="0"/>
        <w:rPr>
          <w:rFonts w:ascii="Lexend" w:cs="Lexend" w:eastAsia="Lexend" w:hAnsi="Lexend"/>
          <w:color w:val="a4c2f4"/>
        </w:rPr>
      </w:pPr>
      <w:r w:rsidDel="00000000" w:rsidR="00000000" w:rsidRPr="00000000">
        <w:rPr>
          <w:rFonts w:ascii="Lexend" w:cs="Lexend" w:eastAsia="Lexend" w:hAnsi="Lexend"/>
          <w:color w:val="a4c2f4"/>
          <w:rtl w:val="0"/>
        </w:rPr>
        <w:t xml:space="preserve">print(x)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1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2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3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ERREUR</w:t>
      </w:r>
    </w:p>
    <w:p w:rsidR="00000000" w:rsidDel="00000000" w:rsidP="00000000" w:rsidRDefault="00000000" w:rsidRPr="00000000" w14:paraId="00000094">
      <w:pPr>
        <w:rPr>
          <w:rFonts w:ascii="Lexend" w:cs="Lexend" w:eastAsia="Lexend" w:hAnsi="Lexend"/>
          <w:i w:val="1"/>
          <w:iCs w:val="1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u w:val="single"/>
          <w:rtl w:val="0"/>
        </w:rPr>
        <w:t xml:space="preserve">Correction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: réponse </w:t>
      </w:r>
      <w:r w:rsidDel="00000000" w:rsidR="00000000" w:rsidRPr="00000000">
        <w:rPr>
          <w:rFonts w:ascii="Lexend" w:cs="Lexend" w:eastAsia="Lexend" w:hAnsi="Lexend"/>
          <w:i w:val="1"/>
          <w:iCs w:val="1"/>
          <w:color w:val="93c47d"/>
          <w:rtl w:val="0"/>
        </w:rPr>
        <w:t xml:space="preserve">c) 3</w:t>
      </w:r>
    </w:p>
    <w:p w:rsidR="00000000" w:rsidDel="00000000" w:rsidP="00000000" w:rsidRDefault="00000000" w:rsidRPr="00000000" w14:paraId="00000095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= 1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permet d’affecter la valeur 1 à la variable x.</w:t>
      </w:r>
    </w:p>
    <w:p w:rsidR="00000000" w:rsidDel="00000000" w:rsidP="00000000" w:rsidRDefault="00000000" w:rsidRPr="00000000" w14:paraId="00000096">
      <w:pPr>
        <w:rPr>
          <w:rFonts w:ascii="Lexend" w:cs="Lexend" w:eastAsia="Lexend" w:hAnsi="Lexend"/>
          <w:color w:val="93c47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Puis,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+= 2 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est une affectation augmentée. En effet, cette instruction est équivalente à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= x + 2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. Ainsi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x += 2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affecte la valeur </w:t>
      </w:r>
      <w:commentRangeStart w:id="0"/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5 (1+2) à la variable x.</w:t>
      </w:r>
    </w:p>
    <w:p w:rsidR="00000000" w:rsidDel="00000000" w:rsidP="00000000" w:rsidRDefault="00000000" w:rsidRPr="00000000" w14:paraId="0000009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Enfin, l’instruction </w:t>
      </w:r>
      <w:r w:rsidDel="00000000" w:rsidR="00000000" w:rsidRPr="00000000">
        <w:rPr>
          <w:rFonts w:ascii="Lexend" w:cs="Lexend" w:eastAsia="Lexend" w:hAnsi="Lexend"/>
          <w:color w:val="b6d7a8"/>
          <w:rtl w:val="0"/>
        </w:rPr>
        <w:t xml:space="preserve">print(x)</w:t>
      </w:r>
      <w:r w:rsidDel="00000000" w:rsidR="00000000" w:rsidRPr="00000000">
        <w:rPr>
          <w:rFonts w:ascii="Lexend" w:cs="Lexend" w:eastAsia="Lexend" w:hAnsi="Lexend"/>
          <w:color w:val="93c47d"/>
          <w:rtl w:val="0"/>
        </w:rPr>
        <w:t xml:space="preserve"> affiche 5.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ienor" w:id="0" w:date="2026-02-24T14:10:57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sort d'où le 5?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